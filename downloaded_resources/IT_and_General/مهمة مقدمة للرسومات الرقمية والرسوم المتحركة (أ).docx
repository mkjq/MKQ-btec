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813.0" w:type="dxa"/>
        <w:jc w:val="left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463"/>
        <w:gridCol w:w="8350"/>
        <w:tblGridChange w:id="0">
          <w:tblGrid>
            <w:gridCol w:w="1463"/>
            <w:gridCol w:w="8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bidi w:val="1"/>
              <w:rPr>
                <w:rFonts w:ascii="Sakkal Majalla" w:cs="Sakkal Majalla" w:eastAsia="Sakkal Majalla" w:hAnsi="Sakkal Majalla"/>
                <w:color w:val="000000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عنوان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الواجب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80" w:before="80" w:line="240" w:lineRule="auto"/>
              <w:ind w:left="0" w:right="0" w:firstLine="0"/>
              <w:jc w:val="left"/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bookmarkStart w:colFirst="0" w:colLast="0" w:name="_heading=h.7718ero2ra26" w:id="0"/>
            <w:bookmarkEnd w:id="0"/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الرسومات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الرقمية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والمتحركة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813.0" w:type="dxa"/>
        <w:jc w:val="left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463"/>
        <w:gridCol w:w="8350"/>
        <w:tblGridChange w:id="0">
          <w:tblGrid>
            <w:gridCol w:w="1463"/>
            <w:gridCol w:w="8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005">
            <w:pPr>
              <w:bidi w:val="1"/>
              <w:rPr>
                <w:rFonts w:ascii="Sakkal Majalla" w:cs="Sakkal Majalla" w:eastAsia="Sakkal Majalla" w:hAnsi="Sakkal Majalla"/>
                <w:color w:val="000000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الم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ُ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قي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ِّ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م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bidi w:val="1"/>
              <w:rPr>
                <w:rFonts w:ascii="Sakkal Majalla" w:cs="Sakkal Majalla" w:eastAsia="Sakkal Majalla" w:hAnsi="Sakkal Majall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bidi w:val="1"/>
              <w:rPr>
                <w:rFonts w:ascii="Sakkal Majalla" w:cs="Sakkal Majalla" w:eastAsia="Sakkal Majalla" w:hAnsi="Sakkal Majall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009">
            <w:pPr>
              <w:bidi w:val="1"/>
              <w:rPr>
                <w:rFonts w:ascii="Sakkal Majalla" w:cs="Sakkal Majalla" w:eastAsia="Sakkal Majalla" w:hAnsi="Sakkal Majalla"/>
                <w:color w:val="000000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تاريخ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الإصدار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bidi w:val="1"/>
              <w:rPr>
                <w:rFonts w:ascii="Sakkal Majalla" w:cs="Sakkal Majalla" w:eastAsia="Sakkal Majalla" w:hAnsi="Sakkal Majall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00B">
            <w:pPr>
              <w:bidi w:val="1"/>
              <w:rPr>
                <w:rFonts w:ascii="Sakkal Majalla" w:cs="Sakkal Majalla" w:eastAsia="Sakkal Majalla" w:hAnsi="Sakkal Majalla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rtl w:val="1"/>
              </w:rPr>
              <w:t xml:space="preserve">الموعد</w:t>
            </w:r>
            <w:r w:rsidDel="00000000" w:rsidR="00000000" w:rsidRPr="00000000">
              <w:rPr>
                <w:rFonts w:ascii="Sakkal Majalla" w:cs="Sakkal Majalla" w:eastAsia="Sakkal Majalla" w:hAnsi="Sakkal Majalla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rtl w:val="1"/>
              </w:rPr>
              <w:t xml:space="preserve">النهائي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bidi w:val="1"/>
              <w:rPr>
                <w:rFonts w:ascii="Sakkal Majalla" w:cs="Sakkal Majalla" w:eastAsia="Sakkal Majalla" w:hAnsi="Sakkal Majall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00D">
            <w:pPr>
              <w:bidi w:val="1"/>
              <w:rPr>
                <w:rFonts w:ascii="Sakkal Majalla" w:cs="Sakkal Majalla" w:eastAsia="Sakkal Majalla" w:hAnsi="Sakkal Majalla"/>
                <w:color w:val="000000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المدة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 (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تقريب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ً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ا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)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80" w:before="80" w:line="240" w:lineRule="auto"/>
              <w:ind w:left="0" w:right="0" w:firstLine="0"/>
              <w:jc w:val="left"/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3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ساعات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bidi w:val="1"/>
              <w:rPr>
                <w:rFonts w:ascii="Sakkal Majalla" w:cs="Sakkal Majalla" w:eastAsia="Sakkal Majalla" w:hAnsi="Sakkal Majall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011">
            <w:pPr>
              <w:bidi w:val="1"/>
              <w:rPr>
                <w:rFonts w:ascii="Sakkal Majalla" w:cs="Sakkal Majalla" w:eastAsia="Sakkal Majalla" w:hAnsi="Sakkal Majalla"/>
                <w:color w:val="000000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مجموعة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المؤهلات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المشمولة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80" w:before="80" w:line="240" w:lineRule="auto"/>
              <w:ind w:left="0" w:right="0" w:firstLine="0"/>
              <w:jc w:val="left"/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شهادة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Pearson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BTEC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Diploma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المستوى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مجال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تكنولوجيا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المعلومات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013">
            <w:pPr>
              <w:bidi w:val="1"/>
              <w:rPr>
                <w:rFonts w:ascii="Sakkal Majalla" w:cs="Sakkal Majalla" w:eastAsia="Sakkal Majalla" w:hAnsi="Sakkal Majalla"/>
                <w:color w:val="000000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الوحدات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المشمولة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80" w:before="80" w:line="240" w:lineRule="auto"/>
              <w:ind w:left="0" w:right="0" w:firstLine="0"/>
              <w:jc w:val="left"/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6: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مقدمة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الرسوم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الرقمية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والرسوم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المتحركة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015">
            <w:pPr>
              <w:bidi w:val="1"/>
              <w:rPr>
                <w:rFonts w:ascii="Sakkal Majalla" w:cs="Sakkal Majalla" w:eastAsia="Sakkal Majalla" w:hAnsi="Sakkal Majalla"/>
                <w:color w:val="000000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أهداف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التعلم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المشمولة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80" w:before="80" w:line="240" w:lineRule="auto"/>
              <w:ind w:left="0" w:right="0" w:firstLine="0"/>
              <w:jc w:val="left"/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هدف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أ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استكشاف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استخدام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الرسوم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الرقمية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والرسوم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المتحركة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المنتجات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الرقمية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bidi w:val="1"/>
              <w:rPr>
                <w:rFonts w:ascii="Sakkal Majalla" w:cs="Sakkal Majalla" w:eastAsia="Sakkal Majalla" w:hAnsi="Sakkal Majall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019">
            <w:pPr>
              <w:bidi w:val="1"/>
              <w:rPr>
                <w:rFonts w:ascii="Sakkal Majalla" w:cs="Sakkal Majalla" w:eastAsia="Sakkal Majalla" w:hAnsi="Sakkal Majalla"/>
                <w:color w:val="000000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السيناريو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80" w:before="80" w:line="240" w:lineRule="auto"/>
              <w:ind w:left="0" w:right="0" w:firstLine="0"/>
              <w:jc w:val="both"/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بصفتك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المصمم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الرقمي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الموهوب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تم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اختياره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لتمثيل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مدرستك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كتابة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مقال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للجريدة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الرسمية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،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ولأنك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أصبحت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مسؤولا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ً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تصميم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وإنشاء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الأصول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المرئية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لمشروعها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الأكثر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طموح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ً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تطبيق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هاتف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ذكي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موقع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الكتروني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سيقدم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للمشاركة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المسابقة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الكبرى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مستوى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المديرية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80" w:before="80" w:line="240" w:lineRule="auto"/>
              <w:ind w:left="0" w:right="0" w:firstLine="0"/>
              <w:jc w:val="both"/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ستعمل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بمفردك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تصميم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رسومات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رقمية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ورسوم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متحركة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مبتكرة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معتمدا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ً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إرشادات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معلمك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سيقدم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لك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التوجيه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والدعم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مهمتك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هي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إبهار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لجنة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التحكيم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بمهاراتك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الفنية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وإثبات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مدرستك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تمتلك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أفضل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المواهب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الإبداعية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مجال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التصميم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80" w:before="80" w:line="240" w:lineRule="auto"/>
              <w:ind w:left="0" w:right="0" w:firstLine="0"/>
              <w:jc w:val="both"/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قبل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تبدأ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العمل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المشروع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يريد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معلمك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معرفة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إذا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كانت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لديك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المعرفة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والفهم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المطلوبين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01D">
            <w:pPr>
              <w:bidi w:val="1"/>
              <w:rPr>
                <w:rFonts w:ascii="Sakkal Majalla" w:cs="Sakkal Majalla" w:eastAsia="Sakkal Majalla" w:hAnsi="Sakkal Majalla"/>
                <w:color w:val="000000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rtl w:val="1"/>
              </w:rPr>
              <w:t xml:space="preserve">المهمة</w:t>
            </w:r>
            <w:r w:rsidDel="00000000" w:rsidR="00000000" w:rsidRPr="00000000">
              <w:rPr>
                <w:rFonts w:ascii="Sakkal Majalla" w:cs="Sakkal Majalla" w:eastAsia="Sakkal Majalla" w:hAnsi="Sakkal Majalla"/>
                <w:rtl w:val="1"/>
              </w:rPr>
              <w:t xml:space="preserve"> 1: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80" w:before="80" w:line="240" w:lineRule="auto"/>
              <w:ind w:left="0" w:right="0" w:firstLine="0"/>
              <w:jc w:val="both"/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استناد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ً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بحثك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الفردي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اكتب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تقرير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ً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حول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استخدام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الرسومات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والرسوم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المتحركة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single"/>
                <w:vertAlign w:val="baseline"/>
                <w:rtl w:val="1"/>
              </w:rPr>
              <w:t xml:space="preserve">ثلاث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single"/>
                <w:vertAlign w:val="baseline"/>
                <w:rtl w:val="1"/>
              </w:rPr>
              <w:t xml:space="preserve">منتجات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single"/>
                <w:vertAlign w:val="baseline"/>
                <w:rtl w:val="1"/>
              </w:rPr>
              <w:t xml:space="preserve">رقمية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singl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single"/>
                <w:vertAlign w:val="baseline"/>
                <w:rtl w:val="1"/>
              </w:rPr>
              <w:t xml:space="preserve">مختلفة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single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single"/>
                <w:vertAlign w:val="baseline"/>
                <w:rtl w:val="1"/>
              </w:rPr>
              <w:t xml:space="preserve">الأقل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بحيث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يجب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يكون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تصميم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المنتجات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اخترتها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single"/>
                <w:vertAlign w:val="baseline"/>
                <w:rtl w:val="1"/>
              </w:rPr>
              <w:t xml:space="preserve">مخصص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single"/>
                <w:vertAlign w:val="baseline"/>
                <w:rtl w:val="1"/>
              </w:rPr>
              <w:t xml:space="preserve">لأغراض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single"/>
                <w:vertAlign w:val="baseline"/>
                <w:rtl w:val="1"/>
              </w:rPr>
              <w:t xml:space="preserve">مختلفة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توضيح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مفهوم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الترفيه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وصف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خدمة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...)،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بحيث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توفر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لك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الفرصة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للنظر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أنواع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مختلفة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الرسومات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والرسوم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المتحركة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،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سبيل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المثال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: (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الشعارات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والرسوم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البيانية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ورسومات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الويب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والرسومات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الهندسية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والرسوم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المتحركة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والصور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ألعاب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الحاسوب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single"/>
                <w:vertAlign w:val="baseline"/>
                <w:rtl w:val="1"/>
              </w:rPr>
              <w:t xml:space="preserve">لموجهة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single"/>
                <w:vertAlign w:val="baseline"/>
                <w:rtl w:val="1"/>
              </w:rPr>
              <w:t xml:space="preserve">لجماهير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single"/>
                <w:vertAlign w:val="baseline"/>
                <w:rtl w:val="1"/>
              </w:rPr>
              <w:t xml:space="preserve">مختلفة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single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ينبغي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يأخذ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تقريرك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الاعتبار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80" w:before="80" w:line="240" w:lineRule="auto"/>
              <w:ind w:left="720" w:right="0" w:hanging="360"/>
              <w:jc w:val="both"/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استكشاف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طرق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استخدام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الرسومات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الرقمية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والرسوم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المتحركة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المنتجات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الرقمية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80" w:before="80" w:line="240" w:lineRule="auto"/>
              <w:ind w:left="720" w:right="0" w:hanging="360"/>
              <w:jc w:val="both"/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توضيح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كيفية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تلبية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احتياجات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الجمهور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المستهدف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وكيفية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استخدام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عناصر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التصميم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لضمان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تلبية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الغرض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المقصود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منها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80" w:before="80" w:line="240" w:lineRule="auto"/>
              <w:ind w:left="720" w:right="0" w:hanging="360"/>
              <w:jc w:val="both"/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وصف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كيف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تؤثر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خصائص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الرسومات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الرقمية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والرسوم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المتحركة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استخدامها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ومدى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ملاءمتها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للتضمين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المنتجات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الرقمية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الثلاث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المختارة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80" w:before="80" w:line="240" w:lineRule="auto"/>
              <w:ind w:left="720" w:right="0" w:hanging="360"/>
              <w:jc w:val="both"/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استكشاف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نقاط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القوة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والضعف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الرسومات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المستخدمة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المنتجات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المختارة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80" w:before="80" w:line="240" w:lineRule="auto"/>
              <w:ind w:left="720" w:right="0" w:hanging="360"/>
              <w:jc w:val="both"/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الحكم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فعالية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استخدام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الرسومات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الرقمية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والرسوم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المتحركة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للغرض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المقصود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منها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وملاءمتها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للجمهور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المستهدف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المنتجات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الرقمية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الثلاث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المختارة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024">
            <w:pPr>
              <w:bidi w:val="1"/>
              <w:rPr>
                <w:rFonts w:ascii="Sakkal Majalla" w:cs="Sakkal Majalla" w:eastAsia="Sakkal Majalla" w:hAnsi="Sakkal Majalla"/>
                <w:color w:val="000000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الإثباتات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التي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يجب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أن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تقدمها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لهذه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المهمة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80" w:before="80" w:line="240" w:lineRule="auto"/>
              <w:ind w:left="0" w:right="0" w:firstLine="0"/>
              <w:jc w:val="left"/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مقال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لجريدة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استخدام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الرسومات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الرقمية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والرسوم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المتحركة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المنتجات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الرقمية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مدعما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ً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بلقطات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الشاشة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الصور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روابط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الفيديوهات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لكل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منتج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المنتجات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الرقمية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المختارة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80" w:before="80" w:line="240" w:lineRule="auto"/>
              <w:ind w:left="0" w:right="0" w:firstLine="0"/>
              <w:jc w:val="left"/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1"/>
              </w:rPr>
              <w:t xml:space="preserve">مواصفات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1"/>
              </w:rPr>
              <w:t xml:space="preserve">المقال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العنوان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جذاب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وملائم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لموضوع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المقال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المقدمة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فقرة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افتتاحية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توضح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موضوع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المقال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وتجذب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القارئ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المحتوى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الرئيسي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:</w:t>
            </w:r>
            <w:sdt>
              <w:sdtPr>
                <w:id w:val="-1063694921"/>
                <w:tag w:val="goog_rdk_0"/>
              </w:sdtPr>
              <w:sdtContent>
                <w:ins w:author="zain ababneh" w:id="0" w:date="2025-12-10T12:07:20Z">
                  <w:r w:rsidDel="00000000" w:rsidR="00000000" w:rsidRPr="00000000">
                    <w:rPr>
                      <w:rFonts w:ascii="Sakkal Majalla" w:cs="Sakkal Majalla" w:eastAsia="Sakkal Majalla" w:hAnsi="Sakkal Majall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 </w:t>
                  </w:r>
                </w:ins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1440" w:right="0" w:hanging="360"/>
              <w:jc w:val="left"/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عرض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الفكرة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القضية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بوضوح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1440" w:right="0" w:hanging="360"/>
              <w:jc w:val="left"/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استخدام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أمثلة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بيانات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داعمة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1440" w:right="0" w:hanging="360"/>
              <w:jc w:val="left"/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تنظيم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الفقرات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بشكل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منطقي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ومتسلسل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اللغة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والأسلوب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1440" w:right="0" w:hanging="360"/>
              <w:jc w:val="left"/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لغة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عربية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واضحة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وبسيطة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تناسب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جمهور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الجريدة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1440" w:right="0" w:hanging="360"/>
              <w:jc w:val="left"/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الالتزام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بالقواعد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اللغوية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والإملائية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1440" w:right="0" w:hanging="360"/>
              <w:jc w:val="left"/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أسلوب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رسمي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/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شبه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رسمي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مناسب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للنشر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الخاتمة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تلخيص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الأفكار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الرئيسية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رأي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توصية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التنسيق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1440" w:right="0" w:hanging="360"/>
              <w:jc w:val="left"/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استخدام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عناوين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فرعية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عند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الحاجة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1440" w:right="0" w:hanging="360"/>
              <w:jc w:val="left"/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حجم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خط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12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ونوع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Times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new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Roman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..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1440" w:right="0" w:hanging="360"/>
              <w:jc w:val="left"/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وضوح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العرض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مسافات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فقرات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36">
      <w:pPr>
        <w:bidi w:val="1"/>
        <w:rPr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758.0" w:type="dxa"/>
        <w:jc w:val="left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6382"/>
        <w:gridCol w:w="1341"/>
        <w:gridCol w:w="2035"/>
        <w:tblGridChange w:id="0">
          <w:tblGrid>
            <w:gridCol w:w="6382"/>
            <w:gridCol w:w="1341"/>
            <w:gridCol w:w="2035"/>
          </w:tblGrid>
        </w:tblGridChange>
      </w:tblGrid>
      <w:tr>
        <w:trPr>
          <w:cantSplit w:val="0"/>
          <w:trHeight w:val="278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02020" w:val="clear"/>
            <w:vAlign w:val="center"/>
          </w:tcPr>
          <w:p w:rsidR="00000000" w:rsidDel="00000000" w:rsidP="00000000" w:rsidRDefault="00000000" w:rsidRPr="00000000" w14:paraId="00000037">
            <w:pPr>
              <w:bidi w:val="1"/>
              <w:rPr>
                <w:rFonts w:ascii="Sakkal Majalla" w:cs="Sakkal Majalla" w:eastAsia="Sakkal Majalla" w:hAnsi="Sakkal Majalla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rtl w:val="1"/>
              </w:rPr>
              <w:t xml:space="preserve">المعايير</w:t>
            </w:r>
            <w:r w:rsidDel="00000000" w:rsidR="00000000" w:rsidRPr="00000000">
              <w:rPr>
                <w:rFonts w:ascii="Sakkal Majalla" w:cs="Sakkal Majalla" w:eastAsia="Sakkal Majalla" w:hAnsi="Sakkal Majalla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rtl w:val="1"/>
              </w:rPr>
              <w:t xml:space="preserve">التي</w:t>
            </w:r>
            <w:r w:rsidDel="00000000" w:rsidR="00000000" w:rsidRPr="00000000">
              <w:rPr>
                <w:rFonts w:ascii="Sakkal Majalla" w:cs="Sakkal Majalla" w:eastAsia="Sakkal Majalla" w:hAnsi="Sakkal Majalla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rtl w:val="1"/>
              </w:rPr>
              <w:t xml:space="preserve">تتناولها</w:t>
            </w:r>
            <w:r w:rsidDel="00000000" w:rsidR="00000000" w:rsidRPr="00000000">
              <w:rPr>
                <w:rFonts w:ascii="Sakkal Majalla" w:cs="Sakkal Majalla" w:eastAsia="Sakkal Majalla" w:hAnsi="Sakkal Majalla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rtl w:val="1"/>
              </w:rPr>
              <w:t xml:space="preserve">هذه</w:t>
            </w:r>
            <w:r w:rsidDel="00000000" w:rsidR="00000000" w:rsidRPr="00000000">
              <w:rPr>
                <w:rFonts w:ascii="Sakkal Majalla" w:cs="Sakkal Majalla" w:eastAsia="Sakkal Majalla" w:hAnsi="Sakkal Majalla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rtl w:val="1"/>
              </w:rPr>
              <w:t xml:space="preserve">المهمة</w:t>
            </w:r>
            <w:r w:rsidDel="00000000" w:rsidR="00000000" w:rsidRPr="00000000">
              <w:rPr>
                <w:rFonts w:ascii="Sakkal Majalla" w:cs="Sakkal Majalla" w:eastAsia="Sakkal Majalla" w:hAnsi="Sakkal Majalla"/>
                <w:rtl w:val="1"/>
              </w:rPr>
              <w:t xml:space="preserve">: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3A">
            <w:pPr>
              <w:bidi w:val="1"/>
              <w:rPr>
                <w:rFonts w:ascii="Sakkal Majalla" w:cs="Sakkal Majalla" w:eastAsia="Sakkal Majalla" w:hAnsi="Sakkal Majalla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لتحقيق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المعايير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، 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يجب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عليك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إثبات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قدرتك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ما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يلي</w:t>
            </w:r>
            <w:r w:rsidDel="00000000" w:rsidR="00000000" w:rsidRPr="00000000">
              <w:rPr>
                <w:rFonts w:ascii="Sakkal Majalla" w:cs="Sakkal Majalla" w:eastAsia="Sakkal Majalla" w:hAnsi="Sakkal Majalla"/>
                <w:color w:val="00000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e0e0e0" w:val="clear"/>
            <w:vAlign w:val="bottom"/>
          </w:tcPr>
          <w:p w:rsidR="00000000" w:rsidDel="00000000" w:rsidP="00000000" w:rsidRDefault="00000000" w:rsidRPr="00000000" w14:paraId="0000003B">
            <w:pPr>
              <w:bidi w:val="1"/>
              <w:jc w:val="center"/>
              <w:rPr>
                <w:rFonts w:ascii="Sakkal Majalla" w:cs="Sakkal Majalla" w:eastAsia="Sakkal Majalla" w:hAnsi="Sakkal Majalla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rtl w:val="1"/>
              </w:rPr>
              <w:t xml:space="preserve">الوحدة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e0e0e0" w:val="clear"/>
            <w:vAlign w:val="bottom"/>
          </w:tcPr>
          <w:p w:rsidR="00000000" w:rsidDel="00000000" w:rsidP="00000000" w:rsidRDefault="00000000" w:rsidRPr="00000000" w14:paraId="0000003C">
            <w:pPr>
              <w:bidi w:val="1"/>
              <w:jc w:val="center"/>
              <w:rPr>
                <w:rFonts w:ascii="Sakkal Majalla" w:cs="Sakkal Majalla" w:eastAsia="Sakkal Majalla" w:hAnsi="Sakkal Majalla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rtl w:val="1"/>
              </w:rPr>
              <w:t xml:space="preserve">مرجع</w:t>
            </w:r>
            <w:r w:rsidDel="00000000" w:rsidR="00000000" w:rsidRPr="00000000">
              <w:rPr>
                <w:rFonts w:ascii="Sakkal Majalla" w:cs="Sakkal Majalla" w:eastAsia="Sakkal Majalla" w:hAnsi="Sakkal Majalla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rtl w:val="1"/>
              </w:rPr>
              <w:t xml:space="preserve">المعيار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80" w:before="80" w:line="240" w:lineRule="auto"/>
              <w:ind w:left="0" w:right="0" w:firstLine="0"/>
              <w:jc w:val="left"/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تقييم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Evaluate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فعالية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استخدام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الرسومات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الرقمية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والرسوم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المتحركة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المنتجات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المحددة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80" w:before="80" w:line="240" w:lineRule="auto"/>
              <w:ind w:left="0" w:right="0" w:firstLine="0"/>
              <w:jc w:val="center"/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80" w:before="80" w:line="240" w:lineRule="auto"/>
              <w:ind w:left="0" w:right="0" w:firstLine="0"/>
              <w:jc w:val="center"/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A.D1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80" w:before="80" w:line="240" w:lineRule="auto"/>
              <w:ind w:left="0" w:right="0" w:firstLine="0"/>
              <w:jc w:val="left"/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تقييم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Assess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فعالية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الرسومات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الرقمية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والرسوم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المتحركة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المنتجات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المحددة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80" w:before="80" w:line="240" w:lineRule="auto"/>
              <w:ind w:left="0" w:right="0" w:firstLine="0"/>
              <w:jc w:val="center"/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80" w:before="80" w:line="240" w:lineRule="auto"/>
              <w:ind w:left="0" w:right="0" w:firstLine="0"/>
              <w:jc w:val="center"/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A.M1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80" w:before="80" w:line="240" w:lineRule="auto"/>
              <w:ind w:left="0" w:right="0" w:firstLine="0"/>
              <w:jc w:val="left"/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وصف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كيفية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تأثير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تصميم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وخصائص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الرسومات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الرقمية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والرسوم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المتحركة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فعالية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المنتجات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المحددة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80" w:before="80" w:line="240" w:lineRule="auto"/>
              <w:ind w:left="0" w:right="0" w:firstLine="0"/>
              <w:jc w:val="center"/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80" w:before="80" w:line="240" w:lineRule="auto"/>
              <w:ind w:left="0" w:right="0" w:firstLine="0"/>
              <w:jc w:val="center"/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A.P2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80" w:before="80" w:line="240" w:lineRule="auto"/>
              <w:ind w:left="0" w:right="0" w:firstLine="0"/>
              <w:jc w:val="left"/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وصف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استخدام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الرسومات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الرقمية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والرسوم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المتحركة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المنتجات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الرقمية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المحددة</w:t>
            </w: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80" w:before="80" w:line="240" w:lineRule="auto"/>
              <w:ind w:left="0" w:right="0" w:firstLine="0"/>
              <w:jc w:val="center"/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80" w:before="80" w:line="240" w:lineRule="auto"/>
              <w:ind w:left="0" w:right="0" w:firstLine="0"/>
              <w:jc w:val="center"/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kkal Majalla" w:cs="Sakkal Majalla" w:eastAsia="Sakkal Majalla" w:hAnsi="Sakkal Majall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A.P1</w:t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360" w:line="240" w:lineRule="auto"/>
        <w:ind w:left="0" w:right="0" w:firstLine="0"/>
        <w:jc w:val="left"/>
        <w:rPr>
          <w:rFonts w:ascii="Sakkal Majalla" w:cs="Sakkal Majalla" w:eastAsia="Sakkal Majalla" w:hAnsi="Sakkal Majall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4" w:top="1560" w:left="1134" w:right="1134" w:header="170" w:footer="66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"/>
  <w:font w:name="Georgia"/>
  <w:font w:name="Sakkal Majall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tabs>
        <w:tab w:val="center" w:leader="none" w:pos="4153"/>
        <w:tab w:val="right" w:leader="none" w:pos="9638"/>
      </w:tabs>
      <w:bidi w:val="1"/>
      <w:rPr>
        <w:rFonts w:ascii="Sakkal Majalla" w:cs="Sakkal Majalla" w:eastAsia="Sakkal Majalla" w:hAnsi="Sakkal Majalla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7942580</wp:posOffset>
          </wp:positionH>
          <wp:positionV relativeFrom="paragraph">
            <wp:posOffset>-20954</wp:posOffset>
          </wp:positionV>
          <wp:extent cx="1778000" cy="390525"/>
          <wp:effectExtent b="0" l="0" r="0" t="0"/>
          <wp:wrapNone/>
          <wp:docPr id="1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78000" cy="3905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-190499</wp:posOffset>
          </wp:positionH>
          <wp:positionV relativeFrom="paragraph">
            <wp:posOffset>37465</wp:posOffset>
          </wp:positionV>
          <wp:extent cx="952500" cy="266700"/>
          <wp:effectExtent b="0" l="0" r="0" t="0"/>
          <wp:wrapSquare wrapText="bothSides" distB="0" distT="0" distL="114300" distR="114300"/>
          <wp:docPr descr="Y:\Together Design\Pearson Edexcel PowerPoint amends\Assets\PearsonLogo.png" id="13" name="image1.png"/>
          <a:graphic>
            <a:graphicData uri="http://schemas.openxmlformats.org/drawingml/2006/picture">
              <pic:pic>
                <pic:nvPicPr>
                  <pic:cNvPr descr="Y:\Together Design\Pearson Edexcel PowerPoint amends\Assets\PearsonLogo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52500" cy="2667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E">
    <w:pPr>
      <w:tabs>
        <w:tab w:val="center" w:leader="none" w:pos="4153"/>
        <w:tab w:val="right" w:leader="none" w:pos="9638"/>
      </w:tabs>
      <w:bidi w:val="1"/>
      <w:rPr>
        <w:rFonts w:ascii="Sakkal Majalla" w:cs="Sakkal Majalla" w:eastAsia="Sakkal Majalla" w:hAnsi="Sakkal Majalla"/>
      </w:rPr>
    </w:pP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موجز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الواجب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المعتمد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من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0"/>
      </w:rPr>
      <w:t xml:space="preserve">BTEC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0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0"/>
      </w:rPr>
      <w:t xml:space="preserve">International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من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المستوى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2 -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الوحدة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6 - 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العدد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1 –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سبتمبر</w:t>
    </w:r>
    <w:r w:rsidDel="00000000" w:rsidR="00000000" w:rsidRPr="00000000">
      <w:rPr>
        <w:rFonts w:ascii="Sakkal Majalla" w:cs="Sakkal Majalla" w:eastAsia="Sakkal Majalla" w:hAnsi="Sakkal Majalla"/>
        <w:sz w:val="16"/>
        <w:szCs w:val="16"/>
        <w:rtl w:val="1"/>
      </w:rPr>
      <w:t xml:space="preserve"> 2020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tabs>
        <w:tab w:val="center" w:leader="none" w:pos="4153"/>
        <w:tab w:val="right" w:leader="none" w:pos="9638"/>
      </w:tabs>
      <w:bidi w:val="1"/>
      <w:jc w:val="right"/>
      <w:rPr>
        <w:rFonts w:ascii="Sakkal Majalla" w:cs="Sakkal Majalla" w:eastAsia="Sakkal Majalla" w:hAnsi="Sakkal Majalla"/>
        <w:sz w:val="16"/>
        <w:szCs w:val="16"/>
      </w:rPr>
    </w:pPr>
    <w:r w:rsidDel="00000000" w:rsidR="00000000" w:rsidRPr="00000000">
      <w:rPr>
        <w:rFonts w:ascii="Sakkal Majalla" w:cs="Sakkal Majalla" w:eastAsia="Sakkal Majalla" w:hAnsi="Sakkal Majalla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720725</wp:posOffset>
          </wp:positionH>
          <wp:positionV relativeFrom="paragraph">
            <wp:posOffset>-95884</wp:posOffset>
          </wp:positionV>
          <wp:extent cx="6113780" cy="638175"/>
          <wp:effectExtent b="0" l="0" r="0" t="0"/>
          <wp:wrapNone/>
          <wp:docPr id="1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13780" cy="6381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B">
    <w:pPr>
      <w:bidi w:val="1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rsid w:val="00B27649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 w:val="1"/>
    <w:rsid w:val="00B27649"/>
    <w:pPr>
      <w:tabs>
        <w:tab w:val="center" w:pos="4153"/>
        <w:tab w:val="right" w:pos="8306"/>
      </w:tabs>
    </w:pPr>
  </w:style>
  <w:style w:type="paragraph" w:styleId="1pt" w:customStyle="1">
    <w:name w:val="__1pt"/>
    <w:basedOn w:val="Normal"/>
    <w:semiHidden w:val="1"/>
    <w:rsid w:val="00A8132B"/>
    <w:pPr>
      <w:spacing w:line="20" w:lineRule="exact"/>
    </w:pPr>
  </w:style>
  <w:style w:type="paragraph" w:styleId="Normal0" w:customStyle="1">
    <w:name w:val="__Normal"/>
    <w:basedOn w:val="Normal"/>
    <w:link w:val="NormalChar"/>
    <w:semiHidden w:val="1"/>
    <w:rsid w:val="00863E44"/>
    <w:pPr>
      <w:spacing w:after="240"/>
      <w:contextualSpacing w:val="1"/>
    </w:pPr>
  </w:style>
  <w:style w:type="paragraph" w:styleId="Bodytext" w:customStyle="1">
    <w:name w:val="_Body text"/>
    <w:basedOn w:val="Normal0"/>
    <w:rsid w:val="00373CAF"/>
    <w:pPr>
      <w:contextualSpacing w:val="0"/>
    </w:pPr>
  </w:style>
  <w:style w:type="paragraph" w:styleId="BalloonText">
    <w:name w:val="Balloon Text"/>
    <w:basedOn w:val="Normal"/>
    <w:semiHidden w:val="1"/>
    <w:rsid w:val="00D444C9"/>
    <w:rPr>
      <w:rFonts w:ascii="Tahoma" w:cs="Tahoma" w:hAnsi="Tahoma"/>
      <w:sz w:val="16"/>
      <w:szCs w:val="16"/>
    </w:rPr>
  </w:style>
  <w:style w:type="paragraph" w:styleId="Descriptor" w:customStyle="1">
    <w:name w:val="_Descriptor"/>
    <w:basedOn w:val="Companyaddress"/>
    <w:rsid w:val="008E046D"/>
    <w:pPr>
      <w:framePr w:lines="0" w:wrap="around"/>
      <w:spacing w:after="80"/>
    </w:pPr>
    <w:rPr>
      <w:b w:val="1"/>
      <w:caps w:val="1"/>
      <w:color w:val="9d1348"/>
      <w:szCs w:val="16"/>
    </w:rPr>
  </w:style>
  <w:style w:type="paragraph" w:styleId="Companyaddress" w:customStyle="1">
    <w:name w:val="_Company address"/>
    <w:basedOn w:val="Normal"/>
    <w:rsid w:val="00905D1C"/>
    <w:pPr>
      <w:framePr w:lines="0" w:wrap="around" w:hAnchor="page" w:vAnchor="page" w:x="8648" w:y="2212"/>
    </w:pPr>
    <w:rPr>
      <w:sz w:val="16"/>
    </w:rPr>
  </w:style>
  <w:style w:type="paragraph" w:styleId="Recipientaddress" w:customStyle="1">
    <w:name w:val="_Recipient address"/>
    <w:basedOn w:val="Normal0"/>
    <w:rsid w:val="004151DC"/>
    <w:pPr>
      <w:spacing w:after="0"/>
      <w:contextualSpacing w:val="0"/>
    </w:pPr>
  </w:style>
  <w:style w:type="paragraph" w:styleId="Subject" w:customStyle="1">
    <w:name w:val="_Subject"/>
    <w:basedOn w:val="Normal0"/>
    <w:rsid w:val="00F5401D"/>
    <w:rPr>
      <w:b w:val="1"/>
    </w:rPr>
  </w:style>
  <w:style w:type="paragraph" w:styleId="Date" w:customStyle="1">
    <w:name w:val="_Date"/>
    <w:basedOn w:val="Normal0"/>
    <w:rsid w:val="000E4162"/>
    <w:pPr>
      <w:spacing w:after="480"/>
    </w:pPr>
  </w:style>
  <w:style w:type="paragraph" w:styleId="Salutation" w:customStyle="1">
    <w:name w:val="_Salutation"/>
    <w:basedOn w:val="Normal0"/>
    <w:rsid w:val="00373CAF"/>
    <w:pPr>
      <w:contextualSpacing w:val="0"/>
    </w:pPr>
  </w:style>
  <w:style w:type="paragraph" w:styleId="Senderdetails" w:customStyle="1">
    <w:name w:val="_Sender details"/>
    <w:basedOn w:val="Normal0"/>
    <w:link w:val="SenderdetailsChar"/>
    <w:rsid w:val="0070680D"/>
    <w:pPr>
      <w:spacing w:after="0"/>
      <w:contextualSpacing w:val="0"/>
    </w:pPr>
  </w:style>
  <w:style w:type="character" w:styleId="Sendername" w:customStyle="1">
    <w:name w:val="_Sender name"/>
    <w:rsid w:val="005C32E3"/>
    <w:rPr>
      <w:rFonts w:ascii="Verdana" w:hAnsi="Verdana"/>
      <w:b w:val="1"/>
    </w:rPr>
  </w:style>
  <w:style w:type="paragraph" w:styleId="Legalinformation" w:customStyle="1">
    <w:name w:val="_Legal information"/>
    <w:basedOn w:val="Normal0"/>
    <w:rsid w:val="005756A8"/>
    <w:pPr>
      <w:spacing w:after="0" w:before="120"/>
      <w:contextualSpacing w:val="0"/>
    </w:pPr>
    <w:rPr>
      <w:sz w:val="12"/>
    </w:rPr>
  </w:style>
  <w:style w:type="table" w:styleId="TableGrid">
    <w:name w:val="Table Grid"/>
    <w:basedOn w:val="TableNormal"/>
    <w:semiHidden w:val="1"/>
    <w:rsid w:val="00DC075E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Webaddress" w:customStyle="1">
    <w:name w:val="_Web address"/>
    <w:basedOn w:val="Companyaddress"/>
    <w:rsid w:val="000E4162"/>
    <w:pPr>
      <w:framePr w:anchorLock="0" w:lines="0" w:wrap="around" w:hAnchor="text" w:vAnchor="margin" w:xAlign="left" w:y="2439"/>
      <w:spacing w:before="80"/>
      <w:suppressOverlap w:val="1"/>
    </w:pPr>
  </w:style>
  <w:style w:type="paragraph" w:styleId="Sign-off" w:customStyle="1">
    <w:name w:val="_Sign-off"/>
    <w:basedOn w:val="Bodytext"/>
    <w:rsid w:val="0070680D"/>
    <w:pPr>
      <w:spacing w:after="960"/>
    </w:pPr>
  </w:style>
  <w:style w:type="character" w:styleId="NormalChar" w:customStyle="1">
    <w:name w:val="__Normal Char"/>
    <w:link w:val="Normal0"/>
    <w:rsid w:val="0070680D"/>
    <w:rPr>
      <w:rFonts w:ascii="Verdana" w:hAnsi="Verdana"/>
      <w:szCs w:val="24"/>
      <w:lang w:bidi="ar-SA" w:eastAsia="en-GB" w:val="en-GB"/>
    </w:rPr>
  </w:style>
  <w:style w:type="character" w:styleId="SenderdetailsChar" w:customStyle="1">
    <w:name w:val="_Sender details Char"/>
    <w:basedOn w:val="NormalChar"/>
    <w:link w:val="Senderdetails"/>
    <w:rsid w:val="0070680D"/>
    <w:rPr>
      <w:rFonts w:ascii="Verdana" w:hAnsi="Verdana"/>
      <w:szCs w:val="24"/>
      <w:lang w:bidi="ar-SA" w:eastAsia="en-GB" w:val="en-GB"/>
    </w:rPr>
  </w:style>
  <w:style w:type="character" w:styleId="Hyperlink">
    <w:name w:val="Hyperlink"/>
    <w:semiHidden w:val="1"/>
    <w:rsid w:val="003B131C"/>
    <w:rPr>
      <w:rFonts w:ascii="Verdana" w:hAnsi="Verdana"/>
      <w:color w:val="auto"/>
      <w:sz w:val="20"/>
      <w:u w:val="none"/>
    </w:rPr>
  </w:style>
  <w:style w:type="paragraph" w:styleId="Level1Criteria" w:customStyle="1">
    <w:name w:val="Level1Criteria"/>
    <w:basedOn w:val="Normal"/>
    <w:next w:val="Normal"/>
    <w:rsid w:val="00BF59EF"/>
    <w:pPr>
      <w:autoSpaceDE w:val="0"/>
      <w:autoSpaceDN w:val="0"/>
      <w:adjustRightInd w:val="0"/>
    </w:pPr>
    <w:rPr>
      <w:sz w:val="24"/>
    </w:rPr>
  </w:style>
  <w:style w:type="paragraph" w:styleId="Worksheettext" w:customStyle="1">
    <w:name w:val="Worksheet text"/>
    <w:basedOn w:val="Normal"/>
    <w:qFormat w:val="1"/>
    <w:rsid w:val="00BF59EF"/>
    <w:pPr>
      <w:spacing w:after="160" w:before="160"/>
    </w:pPr>
    <w:rPr>
      <w:rFonts w:ascii="Arial" w:eastAsia="Calibri" w:hAnsi="Arial"/>
      <w:sz w:val="21"/>
      <w:szCs w:val="21"/>
      <w:lang w:eastAsia="en-US"/>
    </w:rPr>
  </w:style>
  <w:style w:type="paragraph" w:styleId="Tabletext" w:customStyle="1">
    <w:name w:val="Table text"/>
    <w:basedOn w:val="Normal"/>
    <w:next w:val="Normal"/>
    <w:link w:val="TabletextChar"/>
    <w:rsid w:val="00BF59EF"/>
    <w:pPr>
      <w:autoSpaceDE w:val="0"/>
      <w:autoSpaceDN w:val="0"/>
      <w:adjustRightInd w:val="0"/>
    </w:pPr>
    <w:rPr>
      <w:sz w:val="24"/>
    </w:rPr>
  </w:style>
  <w:style w:type="character" w:styleId="TabletextChar" w:customStyle="1">
    <w:name w:val="Table text Char"/>
    <w:link w:val="Tabletext"/>
    <w:rsid w:val="00BF59EF"/>
    <w:rPr>
      <w:rFonts w:ascii="Verdana" w:hAnsi="Verdana"/>
      <w:sz w:val="24"/>
      <w:szCs w:val="24"/>
      <w:lang w:bidi="ar-SA" w:eastAsia="en-GB" w:val="en-GB"/>
    </w:rPr>
  </w:style>
  <w:style w:type="paragraph" w:styleId="BodyText1" w:customStyle="1">
    <w:name w:val="Body Text1"/>
    <w:basedOn w:val="Normal"/>
    <w:rsid w:val="00BF59EF"/>
    <w:pPr>
      <w:spacing w:after="60" w:before="80" w:line="240" w:lineRule="atLeast"/>
      <w:ind w:right="851"/>
    </w:pPr>
    <w:rPr>
      <w:rFonts w:ascii="Arial" w:cs="Arial" w:hAnsi="Arial"/>
    </w:rPr>
  </w:style>
  <w:style w:type="paragraph" w:styleId="Topic" w:customStyle="1">
    <w:name w:val="Topic"/>
    <w:basedOn w:val="Normal"/>
    <w:next w:val="Normal"/>
    <w:rsid w:val="00057397"/>
    <w:pPr>
      <w:autoSpaceDE w:val="0"/>
      <w:autoSpaceDN w:val="0"/>
      <w:adjustRightInd w:val="0"/>
    </w:pPr>
    <w:rPr>
      <w:sz w:val="24"/>
    </w:rPr>
  </w:style>
  <w:style w:type="paragraph" w:styleId="LearningObjective" w:customStyle="1">
    <w:name w:val="LearningObjective"/>
    <w:basedOn w:val="Normal"/>
    <w:next w:val="Normal"/>
    <w:rsid w:val="00057397"/>
    <w:pPr>
      <w:autoSpaceDE w:val="0"/>
      <w:autoSpaceDN w:val="0"/>
      <w:adjustRightInd w:val="0"/>
    </w:pPr>
    <w:rPr>
      <w:sz w:val="24"/>
    </w:rPr>
  </w:style>
  <w:style w:type="paragraph" w:styleId="Text" w:customStyle="1">
    <w:name w:val="Text"/>
    <w:basedOn w:val="Normal"/>
    <w:link w:val="TextChar"/>
    <w:qFormat w:val="1"/>
    <w:rsid w:val="00DA1760"/>
    <w:pPr>
      <w:autoSpaceDE w:val="0"/>
      <w:autoSpaceDN w:val="0"/>
      <w:adjustRightInd w:val="0"/>
      <w:spacing w:after="80" w:before="80" w:line="280" w:lineRule="atLeast"/>
    </w:pPr>
    <w:rPr>
      <w:rFonts w:ascii="Open Sans" w:hAnsi="Open Sans"/>
    </w:rPr>
  </w:style>
  <w:style w:type="paragraph" w:styleId="Bullets0" w:customStyle="1">
    <w:name w:val="Bullets"/>
    <w:basedOn w:val="Normal"/>
    <w:link w:val="BulletsChar"/>
    <w:rsid w:val="00057397"/>
    <w:pPr>
      <w:numPr>
        <w:numId w:val="1"/>
      </w:numPr>
      <w:spacing w:after="40" w:before="40" w:line="280" w:lineRule="exact"/>
    </w:pPr>
    <w:rPr>
      <w:rFonts w:ascii="Arial" w:eastAsia="Cambria" w:hAnsi="Arial"/>
      <w:sz w:val="21"/>
      <w:szCs w:val="22"/>
      <w:lang w:eastAsia="en-US"/>
    </w:rPr>
  </w:style>
  <w:style w:type="character" w:styleId="BulletsChar" w:customStyle="1">
    <w:name w:val="Bullets Char"/>
    <w:link w:val="Bullets0"/>
    <w:locked w:val="1"/>
    <w:rsid w:val="00057397"/>
    <w:rPr>
      <w:rFonts w:ascii="Arial" w:eastAsia="Cambria" w:hAnsi="Arial"/>
      <w:sz w:val="21"/>
      <w:szCs w:val="22"/>
      <w:lang w:eastAsia="en-US"/>
    </w:rPr>
  </w:style>
  <w:style w:type="paragraph" w:styleId="ListParagraph">
    <w:name w:val="List Paragraph"/>
    <w:basedOn w:val="Normal"/>
    <w:qFormat w:val="1"/>
    <w:rsid w:val="00057397"/>
    <w:pPr>
      <w:ind w:left="720"/>
      <w:contextualSpacing w:val="1"/>
    </w:pPr>
    <w:rPr>
      <w:rFonts w:ascii="Times New Roman" w:eastAsia="Cambria" w:hAnsi="Times New Roman"/>
      <w:sz w:val="24"/>
    </w:rPr>
  </w:style>
  <w:style w:type="paragraph" w:styleId="bullets" w:customStyle="1">
    <w:name w:val="bullets"/>
    <w:basedOn w:val="Normal"/>
    <w:rsid w:val="00057397"/>
    <w:pPr>
      <w:numPr>
        <w:numId w:val="2"/>
      </w:numPr>
      <w:spacing w:before="100" w:line="220" w:lineRule="atLeast"/>
    </w:pPr>
    <w:rPr>
      <w:rFonts w:ascii="Arial" w:eastAsia="MS Mincho" w:hAnsi="Arial"/>
      <w:sz w:val="22"/>
    </w:rPr>
  </w:style>
  <w:style w:type="character" w:styleId="CommentReference">
    <w:name w:val="annotation reference"/>
    <w:semiHidden w:val="1"/>
    <w:rsid w:val="00057397"/>
    <w:rPr>
      <w:sz w:val="16"/>
      <w:szCs w:val="16"/>
    </w:rPr>
  </w:style>
  <w:style w:type="paragraph" w:styleId="CommentText">
    <w:name w:val="annotation text"/>
    <w:basedOn w:val="Normal"/>
    <w:semiHidden w:val="1"/>
    <w:rsid w:val="00057397"/>
    <w:rPr>
      <w:rFonts w:ascii="Times New Roman" w:eastAsia="Cambria" w:hAnsi="Times New Roman"/>
      <w:szCs w:val="20"/>
    </w:rPr>
  </w:style>
  <w:style w:type="character" w:styleId="PageNumber">
    <w:name w:val="page number"/>
    <w:basedOn w:val="DefaultParagraphFont"/>
    <w:rsid w:val="00454D36"/>
  </w:style>
  <w:style w:type="paragraph" w:styleId="SuggestedAssignment" w:customStyle="1">
    <w:name w:val="SuggestedAssignment"/>
    <w:basedOn w:val="Normal"/>
    <w:rsid w:val="008D5E19"/>
    <w:pPr>
      <w:spacing w:after="100" w:before="100" w:line="260" w:lineRule="atLeast"/>
    </w:pPr>
    <w:rPr>
      <w:szCs w:val="20"/>
      <w:lang w:eastAsia="en-US"/>
    </w:rPr>
  </w:style>
  <w:style w:type="paragraph" w:styleId="Tabletextbullets" w:customStyle="1">
    <w:name w:val="Table text bullets"/>
    <w:basedOn w:val="Normal"/>
    <w:rsid w:val="008D5E19"/>
    <w:pPr>
      <w:numPr>
        <w:numId w:val="3"/>
      </w:numPr>
    </w:pPr>
  </w:style>
  <w:style w:type="character" w:styleId="FollowedHyperlink">
    <w:name w:val="FollowedHyperlink"/>
    <w:rsid w:val="009F5A65"/>
    <w:rPr>
      <w:color w:val="800080"/>
      <w:u w:val="single"/>
    </w:rPr>
  </w:style>
  <w:style w:type="paragraph" w:styleId="CommentSubject">
    <w:name w:val="annotation subject"/>
    <w:basedOn w:val="CommentText"/>
    <w:next w:val="CommentText"/>
    <w:semiHidden w:val="1"/>
    <w:rsid w:val="00FD67B4"/>
    <w:rPr>
      <w:rFonts w:ascii="Verdana" w:eastAsia="Times New Roman" w:hAnsi="Verdana"/>
      <w:b w:val="1"/>
      <w:bCs w:val="1"/>
    </w:rPr>
  </w:style>
  <w:style w:type="character" w:styleId="HeaderChar" w:customStyle="1">
    <w:name w:val="Header Char"/>
    <w:link w:val="Header"/>
    <w:uiPriority w:val="99"/>
    <w:rsid w:val="00DA0C44"/>
    <w:rPr>
      <w:rFonts w:ascii="Verdana" w:hAnsi="Verdana"/>
      <w:szCs w:val="24"/>
    </w:rPr>
  </w:style>
  <w:style w:type="character" w:styleId="TextChar" w:customStyle="1">
    <w:name w:val="Text Char"/>
    <w:link w:val="Text"/>
    <w:qFormat w:val="1"/>
    <w:locked w:val="1"/>
    <w:rsid w:val="00DA1760"/>
    <w:rPr>
      <w:rFonts w:ascii="Open Sans" w:hAnsi="Open Sans"/>
      <w:szCs w:val="24"/>
    </w:rPr>
  </w:style>
  <w:style w:type="paragraph" w:styleId="NormalWeb">
    <w:name w:val="Normal (Web)"/>
    <w:basedOn w:val="Normal"/>
    <w:unhideWhenUsed w:val="1"/>
    <w:rsid w:val="00063698"/>
    <w:pPr>
      <w:spacing w:after="100" w:afterAutospacing="1" w:before="100" w:beforeAutospacing="1"/>
    </w:pPr>
    <w:rPr>
      <w:rFonts w:ascii="Times New Roman" w:hAnsi="Times New Roman"/>
      <w:sz w:val="24"/>
    </w:rPr>
  </w:style>
  <w:style w:type="paragraph" w:styleId="Revision">
    <w:name w:val="Revision"/>
    <w:hidden w:val="1"/>
    <w:uiPriority w:val="99"/>
    <w:semiHidden w:val="1"/>
    <w:rsid w:val="002D3F2D"/>
    <w:rPr>
      <w:rFonts w:ascii="Verdana" w:hAnsi="Verdana"/>
      <w:szCs w:val="24"/>
    </w:rPr>
  </w:style>
  <w:style w:type="paragraph" w:styleId="hb3" w:customStyle="1">
    <w:name w:val="hb3"/>
    <w:basedOn w:val="Normal"/>
    <w:next w:val="Text"/>
    <w:rsid w:val="005F3B75"/>
    <w:pPr>
      <w:spacing w:after="180" w:before="360" w:line="260" w:lineRule="atLeast"/>
    </w:pPr>
    <w:rPr>
      <w:rFonts w:eastAsia="Batang"/>
      <w:b w:val="1"/>
      <w:color w:val="000000"/>
      <w:sz w:val="26"/>
      <w:szCs w:val="20"/>
      <w:lang w:eastAsia="en-US"/>
    </w:rPr>
  </w:style>
  <w:style w:type="paragraph" w:styleId="Tablehead" w:customStyle="1">
    <w:name w:val="Table head"/>
    <w:basedOn w:val="Tabletext"/>
    <w:rsid w:val="005F3B75"/>
    <w:pPr>
      <w:tabs>
        <w:tab w:val="left" w:pos="720"/>
      </w:tabs>
      <w:autoSpaceDE w:val="1"/>
      <w:autoSpaceDN w:val="1"/>
      <w:adjustRightInd w:val="1"/>
      <w:spacing w:after="60" w:before="60" w:line="260" w:lineRule="atLeast"/>
    </w:pPr>
    <w:rPr>
      <w:b w:val="1"/>
      <w:sz w:val="20"/>
      <w:szCs w:val="20"/>
      <w:lang w:eastAsia="en-US"/>
    </w:rPr>
  </w:style>
  <w:style w:type="paragraph" w:styleId="Textbullet" w:customStyle="1">
    <w:name w:val="Text bullet"/>
    <w:basedOn w:val="Text"/>
    <w:next w:val="Text"/>
    <w:qFormat w:val="1"/>
    <w:rsid w:val="00CE3D40"/>
    <w:pPr>
      <w:numPr>
        <w:numId w:val="18"/>
      </w:numPr>
      <w:ind w:left="264" w:hanging="218"/>
    </w:pPr>
  </w:style>
  <w:style w:type="paragraph" w:styleId="TextBold" w:customStyle="1">
    <w:name w:val="Text Bold"/>
    <w:basedOn w:val="Text"/>
    <w:next w:val="Text"/>
    <w:qFormat w:val="1"/>
    <w:rsid w:val="00CE3D40"/>
    <w:rPr>
      <w:b w:val="1"/>
      <w:bCs w:val="1"/>
    </w:rPr>
  </w:style>
  <w:style w:type="character" w:styleId="Text-bulletChar" w:customStyle="1">
    <w:name w:val="Text-bullet Char"/>
    <w:link w:val="Text-bullet"/>
    <w:rsid w:val="006D6F08"/>
    <w:rPr>
      <w:rFonts w:ascii="Open Sans" w:hAnsi="Open Sans"/>
      <w:bCs w:val="1"/>
      <w:sz w:val="22"/>
      <w:szCs w:val="18"/>
      <w:lang w:eastAsia="en-US"/>
    </w:rPr>
  </w:style>
  <w:style w:type="paragraph" w:styleId="Text-bullet" w:customStyle="1">
    <w:name w:val="Text-bullet"/>
    <w:link w:val="Text-bulletChar"/>
    <w:rsid w:val="006D6F08"/>
    <w:pPr>
      <w:numPr>
        <w:numId w:val="19"/>
      </w:numPr>
      <w:tabs>
        <w:tab w:val="left" w:pos="340"/>
      </w:tabs>
      <w:spacing w:after="60" w:before="60" w:line="280" w:lineRule="exact"/>
      <w:ind w:left="340" w:right="567" w:hanging="340"/>
    </w:pPr>
    <w:rPr>
      <w:rFonts w:ascii="Open Sans" w:hAnsi="Open Sans"/>
      <w:bCs w:val="1"/>
      <w:sz w:val="22"/>
      <w:szCs w:val="18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M3nDHI92J1uoMXsm0ydBtiWSog==">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2024-11-04T18:42:00Z</dcterms:created>
  <dc:creator>sarawilm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763200.000000000</vt:lpwstr>
  </property>
  <property fmtid="{D5CDD505-2E9C-101B-9397-08002B2CF9AE}" pid="3" name="ContentType">
    <vt:lpwstr>Edexcel Awards Document</vt:lpwstr>
  </property>
  <property fmtid="{D5CDD505-2E9C-101B-9397-08002B2CF9AE}" pid="4" name="ContentTypeId">
    <vt:lpwstr>0x01010011F2AC0EC27FF3458662E003F8FEC281</vt:lpwstr>
  </property>
  <property fmtid="{D5CDD505-2E9C-101B-9397-08002B2CF9AE}" pid="5" name="MediaServiceImageTags">
    <vt:lpwstr/>
  </property>
</Properties>
</file>