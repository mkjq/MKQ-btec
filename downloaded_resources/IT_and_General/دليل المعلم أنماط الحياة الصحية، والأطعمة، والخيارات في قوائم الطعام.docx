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2C08DDF4" w:rsidR="004E1D73" w:rsidRPr="00F95E17" w:rsidRDefault="00E1162A" w:rsidP="00362441">
      <w:pPr>
        <w:bidi/>
        <w:spacing w:line="360" w:lineRule="auto"/>
        <w:ind w:leftChars="147" w:left="296" w:hanging="2"/>
        <w:rPr>
          <w:rFonts w:ascii="Open Sans" w:hAnsi="Open Sans"/>
          <w:b/>
          <w:color w:val="008080"/>
          <w:position w:val="0"/>
          <w:sz w:val="36"/>
          <w:szCs w:val="36"/>
          <w:rtl/>
        </w:rPr>
      </w:pPr>
      <w:r>
        <w:rPr>
          <w:rFonts w:ascii="Open Sans" w:hAnsi="Open Sans" w:hint="cs"/>
          <w:b/>
          <w:noProof/>
          <w:color w:val="008080"/>
          <w:sz w:val="36"/>
          <w:rtl/>
        </w:rPr>
        <mc:AlternateContent>
          <mc:Choice Requires="wps">
            <w:drawing>
              <wp:anchor distT="0" distB="0" distL="0" distR="0" simplePos="0" relativeHeight="251659264" behindDoc="0" locked="0" layoutInCell="1" allowOverlap="1" wp14:anchorId="78DF354D" wp14:editId="76DABC96">
                <wp:simplePos x="0" y="0"/>
                <wp:positionH relativeFrom="page">
                  <wp:posOffset>835602</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55B5FD"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5.8pt,24.4pt" to="522.2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" strokecolor="#31849b [2408]">
                <w10:wrap type="topAndBottom" anchorx="page"/>
              </v:line>
            </w:pict>
          </mc:Fallback>
        </mc:AlternateContent>
      </w:r>
      <w:r>
        <w:rPr>
          <w:rFonts w:ascii="Open Sans" w:hAnsi="Open Sans" w:hint="cs"/>
          <w:b/>
          <w:bCs/>
          <w:color w:val="008080"/>
          <w:sz w:val="36"/>
          <w:szCs w:val="36"/>
          <w:rtl/>
        </w:rPr>
        <w:t>الوحدة 7:</w:t>
      </w:r>
      <w:r>
        <w:rPr>
          <w:rFonts w:ascii="Open Sans" w:hAnsi="Open Sans"/>
          <w:b/>
          <w:bCs/>
          <w:color w:val="008080"/>
          <w:sz w:val="36"/>
          <w:szCs w:val="36"/>
        </w:rPr>
        <w:t xml:space="preserve"> </w:t>
      </w:r>
      <w:r>
        <w:rPr>
          <w:rFonts w:ascii="Open Sans" w:hAnsi="Open Sans" w:hint="cs"/>
          <w:b/>
          <w:bCs/>
          <w:color w:val="008080"/>
          <w:sz w:val="36"/>
          <w:szCs w:val="36"/>
          <w:rtl/>
        </w:rPr>
        <w:t>أنماط الحياة الصحية والأطعمة وخيارات قائمة الطعام</w:t>
      </w:r>
    </w:p>
    <w:p w14:paraId="551688D6" w14:textId="77777777" w:rsidR="004E1D73" w:rsidRPr="00E3787C" w:rsidRDefault="009C2EF8" w:rsidP="00362441">
      <w:pPr>
        <w:pBdr>
          <w:top w:val="nil"/>
          <w:left w:val="nil"/>
          <w:bottom w:val="nil"/>
          <w:right w:val="nil"/>
          <w:between w:val="nil"/>
        </w:pBdr>
        <w:tabs>
          <w:tab w:val="left" w:pos="480"/>
        </w:tabs>
        <w:bidi/>
        <w:spacing w:before="120" w:after="120" w:line="360" w:lineRule="auto"/>
        <w:ind w:leftChars="0" w:left="288" w:right="144" w:firstLineChars="0" w:firstLine="0"/>
        <w:rPr>
          <w:rFonts w:ascii="Open Sans" w:hAnsi="Open Sans"/>
          <w:b/>
          <w:bCs/>
          <w:color w:val="000000"/>
          <w:sz w:val="26"/>
          <w:szCs w:val="26"/>
          <w:rtl/>
        </w:rPr>
      </w:pPr>
      <w:r>
        <w:rPr>
          <w:rFonts w:ascii="Open Sans" w:hAnsi="Open Sans" w:hint="cs"/>
          <w:b/>
          <w:bCs/>
          <w:color w:val="000000" w:themeColor="text1"/>
          <w:sz w:val="26"/>
          <w:szCs w:val="26"/>
          <w:rtl/>
        </w:rPr>
        <w:t>الإرشادات التوجيهية للتدريس</w:t>
      </w:r>
    </w:p>
    <w:p w14:paraId="6913F613" w14:textId="42120BD9" w:rsidR="004E1D73" w:rsidRPr="00E3787C" w:rsidRDefault="009C2EF8" w:rsidP="00362441">
      <w:pPr>
        <w:pBdr>
          <w:top w:val="nil"/>
          <w:left w:val="nil"/>
          <w:bottom w:val="nil"/>
          <w:right w:val="nil"/>
          <w:between w:val="nil"/>
        </w:pBdr>
        <w:bidi/>
        <w:spacing w:before="80" w:after="60" w:line="360" w:lineRule="auto"/>
        <w:ind w:leftChars="0" w:left="288" w:right="144" w:firstLineChars="0" w:firstLine="0"/>
        <w:rPr>
          <w:rFonts w:ascii="Open Sans" w:hAnsi="Open Sans"/>
          <w:b/>
          <w:color w:val="000000"/>
          <w:sz w:val="24"/>
          <w:szCs w:val="24"/>
          <w:rtl/>
        </w:rPr>
      </w:pPr>
      <w:r>
        <w:rPr>
          <w:rFonts w:ascii="Open Sans" w:hAnsi="Open Sans" w:hint="cs"/>
          <w:b/>
          <w:bCs/>
          <w:color w:val="000000"/>
          <w:sz w:val="24"/>
          <w:szCs w:val="24"/>
          <w:rtl/>
        </w:rPr>
        <w:t>تناول الوحدة</w:t>
      </w:r>
    </w:p>
    <w:p w14:paraId="7F8C317F" w14:textId="2F75A8AC" w:rsidR="004A328C" w:rsidRPr="004A328C" w:rsidRDefault="004A328C" w:rsidP="00362441">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تساعد هذه الوحدة الطلاب على تطوير معرفتهم بأنماط الحياة الصحية والنظام الغذائي والصحة والاحتياجات الغذائية لمجموعات مختلفة من الأشخاص.</w:t>
      </w:r>
      <w:r>
        <w:rPr>
          <w:rFonts w:ascii="Open Sans" w:hAnsi="Open Sans"/>
          <w:color w:val="000000"/>
          <w:sz w:val="24"/>
          <w:szCs w:val="24"/>
        </w:rPr>
        <w:t xml:space="preserve"> </w:t>
      </w:r>
      <w:r>
        <w:rPr>
          <w:rFonts w:ascii="Open Sans" w:hAnsi="Open Sans" w:hint="cs"/>
          <w:color w:val="000000"/>
          <w:sz w:val="24"/>
          <w:szCs w:val="24"/>
          <w:rtl/>
        </w:rPr>
        <w:t>فهناك طلب كبير من العملاء لتوفير خيارات الأطعمة والمشروبات الصحية.</w:t>
      </w:r>
      <w:r>
        <w:rPr>
          <w:rFonts w:ascii="Open Sans" w:hAnsi="Open Sans"/>
          <w:color w:val="000000"/>
          <w:sz w:val="24"/>
          <w:szCs w:val="24"/>
        </w:rPr>
        <w:t xml:space="preserve"> </w:t>
      </w:r>
      <w:r>
        <w:rPr>
          <w:rFonts w:ascii="Open Sans" w:hAnsi="Open Sans" w:hint="cs"/>
          <w:color w:val="000000"/>
          <w:sz w:val="24"/>
          <w:szCs w:val="24"/>
          <w:rtl/>
        </w:rPr>
        <w:t>ونتيجة لذلك، يتعرض قطاع الضيافة لضغوط متزايدة لتحمل بعض المسؤولية عن عادات الأكل لدى المستهلكين.</w:t>
      </w:r>
      <w:r>
        <w:rPr>
          <w:rFonts w:ascii="Open Sans" w:hAnsi="Open Sans"/>
          <w:color w:val="000000"/>
          <w:sz w:val="24"/>
          <w:szCs w:val="24"/>
        </w:rPr>
        <w:t xml:space="preserve"> </w:t>
      </w:r>
    </w:p>
    <w:p w14:paraId="4053D0D8" w14:textId="77777777" w:rsidR="004A328C" w:rsidRPr="004A328C" w:rsidRDefault="004A328C" w:rsidP="00362441">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ستتاح للطلاب الفرصة لاستكشاف معنى نمط الحياة الصحي واستكشاف العلاقة بين أنماط الحياة الصحية وقطاع الضيافة.</w:t>
      </w:r>
      <w:r>
        <w:rPr>
          <w:rFonts w:ascii="Open Sans" w:hAnsi="Open Sans"/>
          <w:color w:val="000000"/>
          <w:sz w:val="24"/>
          <w:szCs w:val="24"/>
        </w:rPr>
        <w:t xml:space="preserve"> </w:t>
      </w:r>
      <w:r>
        <w:rPr>
          <w:rFonts w:ascii="Open Sans" w:hAnsi="Open Sans" w:hint="cs"/>
          <w:color w:val="000000"/>
          <w:sz w:val="24"/>
          <w:szCs w:val="24"/>
          <w:rtl/>
        </w:rPr>
        <w:t>وسوف يقومون باستكشاف الخيارات الغذائية وأنماط الأكل، المرتبطة بالصحة طوال حياة الشخص ومعرفة العوامل الإيجابية والسلبية التي قد تؤثر على ذلك.</w:t>
      </w:r>
      <w:r>
        <w:rPr>
          <w:rFonts w:ascii="Open Sans" w:hAnsi="Open Sans"/>
          <w:color w:val="000000"/>
          <w:sz w:val="24"/>
          <w:szCs w:val="24"/>
        </w:rPr>
        <w:t xml:space="preserve"> </w:t>
      </w:r>
    </w:p>
    <w:p w14:paraId="4293579D" w14:textId="77777777" w:rsidR="004A328C" w:rsidRPr="004A328C" w:rsidRDefault="004A328C" w:rsidP="00362441">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سوف يقوم الطلاب أيضًا بالتحقيق في العوامل التي تؤثر على مدى مسؤولية قطاع الضيافة تجاه أنماط الحياة الصحية وكيف يمكن للوعي بأنماط الحياة الصحية في الأعمال التجارية أن يحسن المنتجات التي تقدمها للعملاء.</w:t>
      </w:r>
      <w:r>
        <w:rPr>
          <w:rFonts w:ascii="Open Sans" w:hAnsi="Open Sans"/>
          <w:color w:val="000000"/>
          <w:sz w:val="24"/>
          <w:szCs w:val="24"/>
        </w:rPr>
        <w:t xml:space="preserve"> </w:t>
      </w:r>
    </w:p>
    <w:p w14:paraId="539551CA" w14:textId="663FC83C" w:rsidR="004A328C" w:rsidRPr="004A328C" w:rsidRDefault="004A328C" w:rsidP="00362441">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وسوف يقومون أيضًا باستكشاف العناصر الغذائية المختلفة المطلوبة لنظام غذائي صحي والمبادئ التوجيهية الموصى بها للحصول على نظام غذائي صحي.</w:t>
      </w:r>
      <w:r>
        <w:rPr>
          <w:rFonts w:ascii="Open Sans" w:hAnsi="Open Sans"/>
          <w:color w:val="000000"/>
          <w:sz w:val="24"/>
          <w:szCs w:val="24"/>
        </w:rPr>
        <w:t xml:space="preserve"> </w:t>
      </w:r>
      <w:r>
        <w:rPr>
          <w:rFonts w:ascii="Open Sans" w:hAnsi="Open Sans" w:hint="cs"/>
          <w:color w:val="000000"/>
          <w:sz w:val="24"/>
          <w:szCs w:val="24"/>
          <w:rtl/>
        </w:rPr>
        <w:t>سوف يتعلمون كيفية تكييف الوصفات لتوفير خيارات صحية للعملاء ثم المضي قدمًا في</w:t>
      </w:r>
      <w:r w:rsidR="00362441">
        <w:rPr>
          <w:rFonts w:ascii="Open Sans" w:hAnsi="Open Sans" w:hint="eastAsia"/>
          <w:color w:val="000000"/>
          <w:sz w:val="24"/>
          <w:szCs w:val="24"/>
        </w:rPr>
        <w:t> </w:t>
      </w:r>
      <w:r>
        <w:rPr>
          <w:rFonts w:ascii="Open Sans" w:hAnsi="Open Sans" w:hint="cs"/>
          <w:color w:val="000000"/>
          <w:sz w:val="24"/>
          <w:szCs w:val="24"/>
          <w:rtl/>
        </w:rPr>
        <w:t>التخطيط لوجبة مكونة من طبقتين لمجموعة معينة من العملاء.</w:t>
      </w:r>
      <w:r>
        <w:rPr>
          <w:rFonts w:ascii="Open Sans" w:hAnsi="Open Sans"/>
          <w:color w:val="000000"/>
          <w:sz w:val="24"/>
          <w:szCs w:val="24"/>
        </w:rPr>
        <w:t xml:space="preserve"> </w:t>
      </w:r>
    </w:p>
    <w:p w14:paraId="226F8388" w14:textId="77777777" w:rsidR="004A328C" w:rsidRPr="004A328C" w:rsidRDefault="004A328C" w:rsidP="00362441">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لإكمال هذه الوحدة، سيحتاج الطلاب إلى الوصول إلى مجموعة من المواد البحثية والتي يمكن أن تشمل مصادر المعلومات والأدوات المتوفرة على الإنترنت وفي الصحف أو المجلات والكتب من أجل إكمال حزمة المهام.</w:t>
      </w:r>
      <w:r>
        <w:rPr>
          <w:rFonts w:ascii="Open Sans" w:hAnsi="Open Sans"/>
          <w:color w:val="000000"/>
          <w:sz w:val="24"/>
          <w:szCs w:val="24"/>
        </w:rPr>
        <w:t xml:space="preserve"> </w:t>
      </w:r>
    </w:p>
    <w:p w14:paraId="42377D1E" w14:textId="77777777" w:rsidR="004A328C" w:rsidRPr="004A328C" w:rsidRDefault="004A328C" w:rsidP="00362441">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يمكنك استخدام مجموعة من طرق العرض في هذه الوحدة، مثل:</w:t>
      </w:r>
      <w:r>
        <w:rPr>
          <w:rFonts w:ascii="Open Sans" w:hAnsi="Open Sans"/>
          <w:color w:val="000000"/>
          <w:sz w:val="24"/>
          <w:szCs w:val="24"/>
        </w:rPr>
        <w:t xml:space="preserve"> </w:t>
      </w:r>
    </w:p>
    <w:p w14:paraId="65C7B9DE" w14:textId="77777777" w:rsidR="004A328C" w:rsidRPr="004A328C" w:rsidRDefault="004A328C" w:rsidP="00362441">
      <w:pPr>
        <w:pStyle w:val="Numberedlist"/>
        <w:numPr>
          <w:ilvl w:val="0"/>
          <w:numId w:val="29"/>
        </w:numPr>
        <w:bidi/>
        <w:spacing w:line="360" w:lineRule="auto"/>
        <w:ind w:leftChars="0" w:left="683" w:right="0" w:firstLineChars="0" w:hanging="426"/>
        <w:rPr>
          <w:rFonts w:ascii="Open Sans" w:hAnsi="Open Sans"/>
          <w:sz w:val="24"/>
          <w:szCs w:val="24"/>
          <w:rtl/>
        </w:rPr>
      </w:pPr>
      <w:r>
        <w:rPr>
          <w:rFonts w:ascii="Open Sans" w:hAnsi="Open Sans" w:hint="cs"/>
          <w:sz w:val="24"/>
          <w:szCs w:val="24"/>
          <w:rtl/>
        </w:rPr>
        <w:t>المناقشات - على سبيل المثال، مناقشات الصف والمجموعات الصغيرة حول تخطيط قوائم الطعام الصحية</w:t>
      </w:r>
      <w:r>
        <w:rPr>
          <w:rFonts w:ascii="Open Sans" w:hAnsi="Open Sans"/>
          <w:sz w:val="24"/>
          <w:szCs w:val="24"/>
        </w:rPr>
        <w:t xml:space="preserve"> </w:t>
      </w:r>
    </w:p>
    <w:p w14:paraId="3A326EE9" w14:textId="77777777" w:rsidR="004A328C" w:rsidRPr="004A328C" w:rsidRDefault="004A328C" w:rsidP="00362441">
      <w:pPr>
        <w:pStyle w:val="Numberedlist"/>
        <w:numPr>
          <w:ilvl w:val="0"/>
          <w:numId w:val="29"/>
        </w:numPr>
        <w:bidi/>
        <w:spacing w:line="360" w:lineRule="auto"/>
        <w:ind w:leftChars="0" w:left="683" w:right="0" w:firstLineChars="0" w:hanging="426"/>
        <w:rPr>
          <w:rFonts w:ascii="Open Sans" w:hAnsi="Open Sans"/>
          <w:sz w:val="24"/>
          <w:szCs w:val="24"/>
          <w:rtl/>
        </w:rPr>
      </w:pPr>
      <w:r>
        <w:rPr>
          <w:rFonts w:ascii="Open Sans" w:hAnsi="Open Sans" w:hint="cs"/>
          <w:sz w:val="24"/>
          <w:szCs w:val="24"/>
          <w:rtl/>
        </w:rPr>
        <w:t>العروض التقديمية الفردية أو الجماعية - حول ما يؤثر على الخيارات الغذائية، على سبيل المثال</w:t>
      </w:r>
      <w:r>
        <w:rPr>
          <w:rFonts w:ascii="Open Sans" w:hAnsi="Open Sans"/>
          <w:sz w:val="24"/>
          <w:szCs w:val="24"/>
        </w:rPr>
        <w:t xml:space="preserve"> </w:t>
      </w:r>
    </w:p>
    <w:p w14:paraId="3BD5C4C0" w14:textId="77777777" w:rsidR="004A328C" w:rsidRPr="004A328C" w:rsidRDefault="004A328C" w:rsidP="00362441">
      <w:pPr>
        <w:pStyle w:val="Numberedlist"/>
        <w:numPr>
          <w:ilvl w:val="0"/>
          <w:numId w:val="29"/>
        </w:numPr>
        <w:bidi/>
        <w:spacing w:line="360" w:lineRule="auto"/>
        <w:ind w:leftChars="0" w:left="683" w:right="0" w:firstLineChars="0" w:hanging="426"/>
        <w:rPr>
          <w:rFonts w:ascii="Open Sans" w:hAnsi="Open Sans"/>
          <w:sz w:val="24"/>
          <w:szCs w:val="24"/>
          <w:rtl/>
        </w:rPr>
      </w:pPr>
      <w:r>
        <w:rPr>
          <w:rFonts w:ascii="Open Sans" w:hAnsi="Open Sans" w:hint="cs"/>
          <w:sz w:val="24"/>
          <w:szCs w:val="24"/>
          <w:rtl/>
        </w:rPr>
        <w:t>دراسات الحالة – حول الاحتياجات الغذائية لمجموعات محددة، على سبيل المثال</w:t>
      </w:r>
      <w:r>
        <w:rPr>
          <w:rFonts w:ascii="Open Sans" w:hAnsi="Open Sans"/>
          <w:sz w:val="24"/>
          <w:szCs w:val="24"/>
        </w:rPr>
        <w:t xml:space="preserve"> </w:t>
      </w:r>
    </w:p>
    <w:p w14:paraId="12E9C701" w14:textId="01028C98" w:rsidR="004A328C" w:rsidRPr="004A328C" w:rsidRDefault="004A328C" w:rsidP="00362441">
      <w:pPr>
        <w:pStyle w:val="Numberedlist"/>
        <w:numPr>
          <w:ilvl w:val="0"/>
          <w:numId w:val="29"/>
        </w:numPr>
        <w:bidi/>
        <w:spacing w:line="360" w:lineRule="auto"/>
        <w:ind w:leftChars="0" w:left="683" w:right="0" w:firstLineChars="0" w:hanging="426"/>
        <w:rPr>
          <w:rFonts w:ascii="Open Sans" w:hAnsi="Open Sans"/>
          <w:sz w:val="24"/>
          <w:szCs w:val="24"/>
          <w:rtl/>
        </w:rPr>
      </w:pPr>
      <w:r>
        <w:rPr>
          <w:rFonts w:ascii="Open Sans" w:hAnsi="Open Sans" w:hint="cs"/>
          <w:sz w:val="24"/>
          <w:szCs w:val="24"/>
          <w:rtl/>
        </w:rPr>
        <w:t>مقاطع فيديو – لتوضيح طرق تناول الطعام والتغذية الصحية، على سبيل المثال.</w:t>
      </w:r>
    </w:p>
    <w:p w14:paraId="2D842F41" w14:textId="5D83ED1D" w:rsidR="004A328C" w:rsidRPr="004A328C" w:rsidRDefault="004A328C" w:rsidP="00362441">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themeColor="text1"/>
          <w:sz w:val="24"/>
          <w:szCs w:val="24"/>
          <w:rtl/>
        </w:rPr>
        <w:t>سيستفيد الطلاب من الزيارات إلى شركات الضيافة المختلفة وإشراك شركات الضيافة المحلية حتى يتمكنوا من اكتساب فكرة متعمقة حول تخطيط قائمة الطعام وإدراج الأطعمة الصحية.</w:t>
      </w:r>
      <w:r>
        <w:rPr>
          <w:rFonts w:ascii="Open Sans" w:hAnsi="Open Sans"/>
          <w:color w:val="000000" w:themeColor="text1"/>
          <w:sz w:val="24"/>
          <w:szCs w:val="24"/>
        </w:rPr>
        <w:t xml:space="preserve"> </w:t>
      </w:r>
      <w:r>
        <w:rPr>
          <w:rFonts w:ascii="Open Sans" w:hAnsi="Open Sans" w:hint="cs"/>
          <w:color w:val="000000" w:themeColor="text1"/>
          <w:sz w:val="24"/>
          <w:szCs w:val="24"/>
          <w:rtl/>
        </w:rPr>
        <w:t>ستكون المدخلات من المتخصصين في مجال التغذية، مصدرًا لا يقدر بثمن للمعلومات للطلاب.</w:t>
      </w:r>
      <w:r>
        <w:rPr>
          <w:rFonts w:ascii="Open Sans" w:hAnsi="Open Sans"/>
          <w:color w:val="000000" w:themeColor="text1"/>
          <w:sz w:val="24"/>
          <w:szCs w:val="24"/>
        </w:rPr>
        <w:t xml:space="preserve"> </w:t>
      </w:r>
      <w:r>
        <w:rPr>
          <w:rFonts w:ascii="Open Sans" w:hAnsi="Open Sans" w:hint="cs"/>
          <w:color w:val="000000" w:themeColor="text1"/>
          <w:sz w:val="24"/>
          <w:szCs w:val="24"/>
          <w:rtl/>
        </w:rPr>
        <w:t>يمكنك إشراك أصحاب العمل المحليين من خلال طلب بما يلي:</w:t>
      </w:r>
      <w:r>
        <w:rPr>
          <w:rFonts w:ascii="Open Sans" w:hAnsi="Open Sans"/>
          <w:color w:val="000000" w:themeColor="text1"/>
          <w:sz w:val="24"/>
          <w:szCs w:val="24"/>
        </w:rPr>
        <w:t xml:space="preserve"> </w:t>
      </w:r>
    </w:p>
    <w:p w14:paraId="4315ABCD" w14:textId="6FCE884D" w:rsidR="004A328C" w:rsidRPr="004A328C" w:rsidRDefault="004A328C" w:rsidP="00362441">
      <w:pPr>
        <w:pStyle w:val="ListParagraph"/>
        <w:pageBreakBefore/>
        <w:numPr>
          <w:ilvl w:val="0"/>
          <w:numId w:val="28"/>
        </w:numPr>
        <w:pBdr>
          <w:top w:val="nil"/>
          <w:left w:val="nil"/>
          <w:bottom w:val="nil"/>
          <w:right w:val="nil"/>
          <w:between w:val="nil"/>
        </w:pBdr>
        <w:bidi/>
        <w:spacing w:before="80" w:after="60" w:line="360" w:lineRule="auto"/>
        <w:ind w:leftChars="0" w:left="710" w:right="144" w:firstLineChars="0" w:hanging="432"/>
        <w:rPr>
          <w:rFonts w:ascii="Open Sans" w:hAnsi="Open Sans"/>
          <w:color w:val="000000"/>
          <w:sz w:val="24"/>
          <w:szCs w:val="24"/>
          <w:rtl/>
        </w:rPr>
      </w:pPr>
      <w:r>
        <w:rPr>
          <w:rFonts w:ascii="Open Sans" w:hAnsi="Open Sans" w:hint="cs"/>
          <w:color w:val="000000"/>
          <w:sz w:val="24"/>
          <w:szCs w:val="24"/>
          <w:rtl/>
        </w:rPr>
        <w:lastRenderedPageBreak/>
        <w:t>التحدث كمتحدثين ضيوف</w:t>
      </w:r>
      <w:r>
        <w:rPr>
          <w:rFonts w:ascii="Open Sans" w:hAnsi="Open Sans"/>
          <w:color w:val="000000"/>
          <w:sz w:val="24"/>
          <w:szCs w:val="24"/>
        </w:rPr>
        <w:t xml:space="preserve"> </w:t>
      </w:r>
    </w:p>
    <w:p w14:paraId="316CB37C" w14:textId="5E35AE53" w:rsidR="004A328C" w:rsidRPr="004A328C" w:rsidRDefault="004A328C" w:rsidP="00362441">
      <w:pPr>
        <w:pStyle w:val="ListParagraph"/>
        <w:numPr>
          <w:ilvl w:val="0"/>
          <w:numId w:val="28"/>
        </w:numPr>
        <w:pBdr>
          <w:top w:val="nil"/>
          <w:left w:val="nil"/>
          <w:bottom w:val="nil"/>
          <w:right w:val="nil"/>
          <w:between w:val="nil"/>
        </w:pBdr>
        <w:bidi/>
        <w:spacing w:before="80" w:after="60" w:line="360" w:lineRule="auto"/>
        <w:ind w:leftChars="0" w:left="710" w:right="140" w:firstLineChars="0" w:hanging="426"/>
        <w:rPr>
          <w:rFonts w:ascii="Open Sans" w:hAnsi="Open Sans"/>
          <w:color w:val="000000"/>
          <w:sz w:val="24"/>
          <w:szCs w:val="24"/>
          <w:rtl/>
        </w:rPr>
      </w:pPr>
      <w:r>
        <w:rPr>
          <w:rFonts w:ascii="Open Sans" w:hAnsi="Open Sans" w:hint="cs"/>
          <w:color w:val="000000"/>
          <w:sz w:val="24"/>
          <w:szCs w:val="24"/>
          <w:rtl/>
        </w:rPr>
        <w:t>التواجد بين الجمهور للاستماع للعروض التقديمية التي يقدمها الطالب</w:t>
      </w:r>
      <w:r>
        <w:rPr>
          <w:rFonts w:ascii="Open Sans" w:hAnsi="Open Sans"/>
          <w:color w:val="000000"/>
          <w:sz w:val="24"/>
          <w:szCs w:val="24"/>
        </w:rPr>
        <w:t xml:space="preserve"> </w:t>
      </w:r>
    </w:p>
    <w:p w14:paraId="3DD8989E" w14:textId="77777777" w:rsidR="004A328C" w:rsidRPr="004A328C" w:rsidRDefault="004A328C" w:rsidP="00362441">
      <w:pPr>
        <w:pStyle w:val="ListParagraph"/>
        <w:numPr>
          <w:ilvl w:val="0"/>
          <w:numId w:val="28"/>
        </w:numPr>
        <w:pBdr>
          <w:top w:val="nil"/>
          <w:left w:val="nil"/>
          <w:bottom w:val="nil"/>
          <w:right w:val="nil"/>
          <w:between w:val="nil"/>
        </w:pBdr>
        <w:bidi/>
        <w:spacing w:before="80" w:after="60" w:line="360" w:lineRule="auto"/>
        <w:ind w:leftChars="0" w:left="710" w:right="140" w:firstLineChars="0" w:hanging="426"/>
        <w:rPr>
          <w:rFonts w:ascii="Open Sans" w:hAnsi="Open Sans"/>
          <w:color w:val="000000"/>
          <w:sz w:val="24"/>
          <w:szCs w:val="24"/>
          <w:rtl/>
        </w:rPr>
      </w:pPr>
      <w:r>
        <w:rPr>
          <w:rFonts w:ascii="Open Sans" w:hAnsi="Open Sans" w:hint="cs"/>
          <w:color w:val="000000"/>
          <w:sz w:val="24"/>
          <w:szCs w:val="24"/>
          <w:rtl/>
        </w:rPr>
        <w:t>المساهمة بمواد دراسة الحالة</w:t>
      </w:r>
      <w:r>
        <w:rPr>
          <w:rFonts w:ascii="Open Sans" w:hAnsi="Open Sans"/>
          <w:color w:val="000000"/>
          <w:sz w:val="24"/>
          <w:szCs w:val="24"/>
        </w:rPr>
        <w:t xml:space="preserve"> </w:t>
      </w:r>
    </w:p>
    <w:p w14:paraId="3BBDD384" w14:textId="3592050D" w:rsidR="004A328C" w:rsidRPr="004A328C" w:rsidRDefault="004A328C" w:rsidP="00362441">
      <w:pPr>
        <w:pStyle w:val="ListParagraph"/>
        <w:numPr>
          <w:ilvl w:val="0"/>
          <w:numId w:val="28"/>
        </w:numPr>
        <w:pBdr>
          <w:top w:val="nil"/>
          <w:left w:val="nil"/>
          <w:bottom w:val="nil"/>
          <w:right w:val="nil"/>
          <w:between w:val="nil"/>
        </w:pBdr>
        <w:bidi/>
        <w:spacing w:before="80" w:after="60" w:line="360" w:lineRule="auto"/>
        <w:ind w:leftChars="0" w:left="710" w:right="140" w:firstLineChars="0" w:hanging="426"/>
        <w:rPr>
          <w:rFonts w:ascii="Open Sans" w:hAnsi="Open Sans"/>
          <w:color w:val="000000"/>
          <w:sz w:val="24"/>
          <w:szCs w:val="24"/>
          <w:rtl/>
        </w:rPr>
      </w:pPr>
      <w:r>
        <w:rPr>
          <w:rFonts w:ascii="Open Sans" w:hAnsi="Open Sans" w:hint="cs"/>
          <w:color w:val="000000"/>
          <w:sz w:val="24"/>
          <w:szCs w:val="24"/>
          <w:rtl/>
        </w:rPr>
        <w:t>الإشراف على الخبرة العملية للطلاب</w:t>
      </w:r>
      <w:r>
        <w:rPr>
          <w:rFonts w:ascii="Open Sans" w:hAnsi="Open Sans"/>
          <w:color w:val="000000"/>
          <w:sz w:val="24"/>
          <w:szCs w:val="24"/>
        </w:rPr>
        <w:t xml:space="preserve"> </w:t>
      </w:r>
    </w:p>
    <w:p w14:paraId="7C68480A" w14:textId="0A842209" w:rsidR="004A328C" w:rsidRPr="004A328C" w:rsidRDefault="004A328C" w:rsidP="00362441">
      <w:pPr>
        <w:pStyle w:val="ListParagraph"/>
        <w:numPr>
          <w:ilvl w:val="0"/>
          <w:numId w:val="28"/>
        </w:numPr>
        <w:pBdr>
          <w:top w:val="nil"/>
          <w:left w:val="nil"/>
          <w:bottom w:val="nil"/>
          <w:right w:val="nil"/>
          <w:between w:val="nil"/>
        </w:pBdr>
        <w:bidi/>
        <w:spacing w:before="80" w:after="60" w:line="360" w:lineRule="auto"/>
        <w:ind w:leftChars="0" w:left="710" w:right="140" w:firstLineChars="0" w:hanging="426"/>
        <w:rPr>
          <w:rFonts w:ascii="Open Sans" w:hAnsi="Open Sans"/>
          <w:color w:val="000000"/>
          <w:sz w:val="24"/>
          <w:szCs w:val="24"/>
          <w:rtl/>
        </w:rPr>
      </w:pPr>
      <w:r>
        <w:rPr>
          <w:rFonts w:ascii="Open Sans" w:hAnsi="Open Sans" w:hint="cs"/>
          <w:color w:val="000000"/>
          <w:sz w:val="24"/>
          <w:szCs w:val="24"/>
          <w:rtl/>
        </w:rPr>
        <w:t>توفير المواد التجارية كنماذج</w:t>
      </w:r>
      <w:r>
        <w:rPr>
          <w:rFonts w:ascii="Open Sans" w:hAnsi="Open Sans"/>
          <w:color w:val="000000"/>
          <w:sz w:val="24"/>
          <w:szCs w:val="24"/>
        </w:rPr>
        <w:t xml:space="preserve"> </w:t>
      </w:r>
    </w:p>
    <w:p w14:paraId="47A0A6B6" w14:textId="5316DDD0" w:rsidR="004A328C" w:rsidRPr="004A328C" w:rsidRDefault="004A328C" w:rsidP="00362441">
      <w:pPr>
        <w:pStyle w:val="ListParagraph"/>
        <w:numPr>
          <w:ilvl w:val="0"/>
          <w:numId w:val="28"/>
        </w:numPr>
        <w:pBdr>
          <w:top w:val="nil"/>
          <w:left w:val="nil"/>
          <w:bottom w:val="nil"/>
          <w:right w:val="nil"/>
          <w:between w:val="nil"/>
        </w:pBdr>
        <w:bidi/>
        <w:spacing w:before="80" w:after="60" w:line="360" w:lineRule="auto"/>
        <w:ind w:leftChars="0" w:left="710" w:right="140" w:firstLineChars="0" w:hanging="426"/>
        <w:rPr>
          <w:rFonts w:ascii="Open Sans" w:hAnsi="Open Sans"/>
          <w:color w:val="000000"/>
          <w:sz w:val="24"/>
          <w:szCs w:val="24"/>
          <w:rtl/>
        </w:rPr>
      </w:pPr>
      <w:r>
        <w:rPr>
          <w:rFonts w:ascii="Open Sans" w:hAnsi="Open Sans" w:hint="cs"/>
          <w:color w:val="000000"/>
          <w:sz w:val="24"/>
          <w:szCs w:val="24"/>
          <w:rtl/>
        </w:rPr>
        <w:t>العمل كموجهين للطلاب.</w:t>
      </w:r>
      <w:r>
        <w:rPr>
          <w:rFonts w:ascii="Open Sans" w:hAnsi="Open Sans"/>
          <w:color w:val="000000"/>
          <w:sz w:val="24"/>
          <w:szCs w:val="24"/>
        </w:rPr>
        <w:t xml:space="preserve"> </w:t>
      </w:r>
    </w:p>
    <w:p w14:paraId="05B5A494" w14:textId="199452E7" w:rsidR="006E361F" w:rsidRPr="00E3787C" w:rsidRDefault="006E361F" w:rsidP="00362441">
      <w:pPr>
        <w:pBdr>
          <w:top w:val="nil"/>
          <w:left w:val="nil"/>
          <w:bottom w:val="nil"/>
          <w:right w:val="nil"/>
          <w:between w:val="nil"/>
        </w:pBdr>
        <w:bidi/>
        <w:spacing w:before="240" w:after="60" w:line="360" w:lineRule="auto"/>
        <w:ind w:leftChars="0" w:left="288" w:right="142" w:firstLineChars="0" w:firstLine="0"/>
        <w:rPr>
          <w:rFonts w:ascii="Open Sans" w:hAnsi="Open Sans"/>
          <w:b/>
          <w:color w:val="000000"/>
          <w:sz w:val="24"/>
          <w:szCs w:val="24"/>
          <w:rtl/>
        </w:rPr>
      </w:pPr>
      <w:r>
        <w:rPr>
          <w:rFonts w:ascii="Open Sans" w:hAnsi="Open Sans" w:hint="cs"/>
          <w:b/>
          <w:bCs/>
          <w:color w:val="000000"/>
          <w:sz w:val="24"/>
          <w:szCs w:val="24"/>
          <w:rtl/>
        </w:rPr>
        <w:t>التعريف بأهداف التعلم</w:t>
      </w:r>
    </w:p>
    <w:p w14:paraId="58629C75" w14:textId="2867B693" w:rsidR="004A328C" w:rsidRPr="004A328C" w:rsidRDefault="009C2EF8" w:rsidP="00362441">
      <w:pPr>
        <w:pBdr>
          <w:top w:val="nil"/>
          <w:left w:val="nil"/>
          <w:bottom w:val="nil"/>
          <w:right w:val="nil"/>
          <w:between w:val="nil"/>
        </w:pBdr>
        <w:bidi/>
        <w:spacing w:before="80" w:after="60"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 xml:space="preserve">يتيح </w:t>
      </w:r>
      <w:r>
        <w:rPr>
          <w:rFonts w:ascii="Open Sans" w:hAnsi="Open Sans" w:hint="cs"/>
          <w:b/>
          <w:bCs/>
          <w:color w:val="000000"/>
          <w:sz w:val="24"/>
          <w:szCs w:val="24"/>
          <w:rtl/>
        </w:rPr>
        <w:t xml:space="preserve">هدف التعلم (أ) </w:t>
      </w:r>
      <w:r>
        <w:rPr>
          <w:rFonts w:ascii="Open Sans" w:hAnsi="Open Sans" w:hint="cs"/>
          <w:color w:val="000000"/>
          <w:sz w:val="24"/>
          <w:szCs w:val="24"/>
          <w:rtl/>
        </w:rPr>
        <w:t>للطلاب تطوير فهمهم لأهمية اتباع نظام غذائي صحي للأفراد ومكوناته.</w:t>
      </w:r>
      <w:r>
        <w:rPr>
          <w:rFonts w:ascii="Open Sans" w:hAnsi="Open Sans"/>
          <w:color w:val="000000"/>
          <w:sz w:val="24"/>
          <w:szCs w:val="24"/>
        </w:rPr>
        <w:t xml:space="preserve"> </w:t>
      </w:r>
      <w:r>
        <w:rPr>
          <w:rFonts w:ascii="Open Sans" w:hAnsi="Open Sans" w:hint="cs"/>
          <w:color w:val="000000"/>
          <w:sz w:val="24"/>
          <w:szCs w:val="24"/>
          <w:rtl/>
        </w:rPr>
        <w:t>وعليهم أيضًا فهم العوامل التي قد تؤثر على نمط الحياة الصحي.</w:t>
      </w:r>
      <w:r>
        <w:rPr>
          <w:rFonts w:ascii="Open Sans" w:hAnsi="Open Sans"/>
          <w:color w:val="000000"/>
          <w:sz w:val="24"/>
          <w:szCs w:val="24"/>
        </w:rPr>
        <w:t xml:space="preserve"> </w:t>
      </w:r>
      <w:r>
        <w:rPr>
          <w:rFonts w:ascii="Open Sans" w:hAnsi="Open Sans" w:hint="cs"/>
          <w:color w:val="000000"/>
          <w:sz w:val="24"/>
          <w:szCs w:val="24"/>
          <w:rtl/>
        </w:rPr>
        <w:t>وينبغي أن يتضمن ذلك العوامل الإيجابية والسلبية التي يمكن أن تؤثر على اتباع نظام غذائي صحي.</w:t>
      </w:r>
      <w:r>
        <w:rPr>
          <w:rFonts w:ascii="Open Sans" w:hAnsi="Open Sans"/>
          <w:color w:val="000000"/>
          <w:sz w:val="24"/>
          <w:szCs w:val="24"/>
        </w:rPr>
        <w:t xml:space="preserve"> </w:t>
      </w:r>
      <w:r>
        <w:rPr>
          <w:rFonts w:ascii="Open Sans" w:hAnsi="Open Sans" w:hint="cs"/>
          <w:color w:val="000000"/>
          <w:sz w:val="24"/>
          <w:szCs w:val="24"/>
          <w:rtl/>
        </w:rPr>
        <w:t>ويجب أن يكون بمقدور الطلاب التعرف على أهمية نمط الحياة الصحي والمخاطر التي تهدد الصحة نتيجة عدم اتباع نظام غذائي صحي.</w:t>
      </w:r>
      <w:r>
        <w:rPr>
          <w:rFonts w:ascii="Open Sans" w:hAnsi="Open Sans"/>
          <w:color w:val="000000"/>
          <w:sz w:val="24"/>
          <w:szCs w:val="24"/>
        </w:rPr>
        <w:t xml:space="preserve"> </w:t>
      </w:r>
    </w:p>
    <w:p w14:paraId="3BE37C12" w14:textId="48CBC810" w:rsidR="008F6E76" w:rsidRDefault="004A328C" w:rsidP="00362441">
      <w:pPr>
        <w:pBdr>
          <w:top w:val="nil"/>
          <w:left w:val="nil"/>
          <w:bottom w:val="nil"/>
          <w:right w:val="nil"/>
          <w:between w:val="nil"/>
        </w:pBdr>
        <w:bidi/>
        <w:spacing w:before="80" w:after="60"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 xml:space="preserve">يمكنك تقديم </w:t>
      </w:r>
      <w:r>
        <w:rPr>
          <w:rFonts w:ascii="Open Sans" w:hAnsi="Open Sans" w:hint="cs"/>
          <w:b/>
          <w:bCs/>
          <w:color w:val="000000"/>
          <w:sz w:val="24"/>
          <w:szCs w:val="24"/>
          <w:rtl/>
        </w:rPr>
        <w:t>هدف التعلم (أ)</w:t>
      </w:r>
      <w:r>
        <w:rPr>
          <w:rFonts w:ascii="Open Sans" w:hAnsi="Open Sans" w:hint="cs"/>
          <w:color w:val="000000"/>
          <w:sz w:val="24"/>
          <w:szCs w:val="24"/>
          <w:rtl/>
        </w:rPr>
        <w:t xml:space="preserve"> من خلال سؤال الطلاب عن سبب شعورهم بأهمية أن يتبع الأشخاص أسلوب حياة صحي ومناقشة هذا الأمر داخل الصف.</w:t>
      </w:r>
      <w:r>
        <w:rPr>
          <w:rFonts w:ascii="Open Sans" w:hAnsi="Open Sans"/>
          <w:color w:val="000000"/>
          <w:sz w:val="24"/>
          <w:szCs w:val="24"/>
        </w:rPr>
        <w:t xml:space="preserve"> </w:t>
      </w:r>
      <w:r>
        <w:rPr>
          <w:rFonts w:ascii="Open Sans" w:hAnsi="Open Sans" w:hint="cs"/>
          <w:color w:val="000000"/>
          <w:sz w:val="24"/>
          <w:szCs w:val="24"/>
          <w:rtl/>
        </w:rPr>
        <w:t>يمكن للطلاب، بعد تقسيمهم إلى مجموعات صغيرة، مناقشة ما يعتقدون أنه من أهم المبادئ التوجيهية التي يجب تطبيقها عند اتباع نظام غذائي الصحي.</w:t>
      </w:r>
      <w:r>
        <w:rPr>
          <w:rFonts w:ascii="Open Sans" w:hAnsi="Open Sans"/>
          <w:color w:val="000000"/>
          <w:sz w:val="24"/>
          <w:szCs w:val="24"/>
        </w:rPr>
        <w:t xml:space="preserve"> </w:t>
      </w:r>
      <w:r>
        <w:rPr>
          <w:rFonts w:ascii="Open Sans" w:hAnsi="Open Sans" w:hint="cs"/>
          <w:color w:val="000000"/>
          <w:sz w:val="24"/>
          <w:szCs w:val="24"/>
          <w:rtl/>
        </w:rPr>
        <w:t>سيضمن العرض التقديمي معرفة الطلاب بمكونات النظام الغذائي الصحي.</w:t>
      </w:r>
      <w:r>
        <w:rPr>
          <w:rFonts w:ascii="Open Sans" w:hAnsi="Open Sans"/>
          <w:color w:val="000000"/>
          <w:sz w:val="24"/>
          <w:szCs w:val="24"/>
        </w:rPr>
        <w:t xml:space="preserve"> </w:t>
      </w:r>
      <w:r>
        <w:rPr>
          <w:rFonts w:ascii="Open Sans" w:hAnsi="Open Sans" w:hint="cs"/>
          <w:color w:val="000000"/>
          <w:sz w:val="24"/>
          <w:szCs w:val="24"/>
          <w:rtl/>
        </w:rPr>
        <w:t>ستتحقق ورقة العمل التي صممها المعلم من فهم الطالب.</w:t>
      </w:r>
      <w:r>
        <w:rPr>
          <w:rFonts w:ascii="Open Sans" w:hAnsi="Open Sans"/>
          <w:color w:val="000000"/>
          <w:sz w:val="24"/>
          <w:szCs w:val="24"/>
        </w:rPr>
        <w:t xml:space="preserve"> </w:t>
      </w:r>
      <w:r>
        <w:rPr>
          <w:rFonts w:ascii="Open Sans" w:hAnsi="Open Sans" w:hint="cs"/>
          <w:color w:val="000000"/>
          <w:sz w:val="24"/>
          <w:szCs w:val="24"/>
          <w:rtl/>
        </w:rPr>
        <w:t>من المهم أن يفهم الطلاب أهمية المؤثرات المختلفة على النظام الغذائي للأشخاص.</w:t>
      </w:r>
      <w:r>
        <w:rPr>
          <w:rFonts w:ascii="Open Sans" w:hAnsi="Open Sans"/>
          <w:color w:val="000000"/>
          <w:sz w:val="24"/>
          <w:szCs w:val="24"/>
        </w:rPr>
        <w:t xml:space="preserve"> </w:t>
      </w:r>
      <w:r>
        <w:rPr>
          <w:rFonts w:ascii="Open Sans" w:hAnsi="Open Sans" w:hint="cs"/>
          <w:color w:val="000000"/>
          <w:sz w:val="24"/>
          <w:szCs w:val="24"/>
          <w:rtl/>
        </w:rPr>
        <w:t>يجب أن تحاول جذب اهتمام الطلاب باستخدام مجموعة واسعة من الأمثلة على المخاطر التي ينطوي عليها عدم الالتزام بنمط حياة صحي.</w:t>
      </w:r>
      <w:r>
        <w:rPr>
          <w:rFonts w:ascii="Open Sans" w:hAnsi="Open Sans"/>
          <w:color w:val="000000"/>
          <w:sz w:val="24"/>
          <w:szCs w:val="24"/>
        </w:rPr>
        <w:t xml:space="preserve"> </w:t>
      </w:r>
    </w:p>
    <w:p w14:paraId="53973393" w14:textId="4DF50EAA" w:rsidR="008F6E76" w:rsidRDefault="004A328C" w:rsidP="00362441">
      <w:pPr>
        <w:pBdr>
          <w:top w:val="nil"/>
          <w:left w:val="nil"/>
          <w:bottom w:val="nil"/>
          <w:right w:val="nil"/>
          <w:between w:val="nil"/>
        </w:pBdr>
        <w:bidi/>
        <w:spacing w:before="80" w:after="60"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يمكن للطلاب مراجعة أنماط حياتهم الخاصة وأنماط حياة الأصدقاء أو العائلة أو الأشخاص في وسائل الإعلام، ويجب أن</w:t>
      </w:r>
      <w:r w:rsidR="00362441">
        <w:rPr>
          <w:rFonts w:ascii="Open Sans" w:hAnsi="Open Sans" w:hint="eastAsia"/>
          <w:color w:val="000000"/>
          <w:sz w:val="24"/>
          <w:szCs w:val="24"/>
        </w:rPr>
        <w:t> </w:t>
      </w:r>
      <w:r>
        <w:rPr>
          <w:rFonts w:ascii="Open Sans" w:hAnsi="Open Sans" w:hint="cs"/>
          <w:color w:val="000000"/>
          <w:sz w:val="24"/>
          <w:szCs w:val="24"/>
          <w:rtl/>
        </w:rPr>
        <w:t>يتمكن الطلاب من التعرف على الممارسات الجيدة والسيئة وأن يكونوا قادرين على تقديم توصيات لمجالات التحسين.</w:t>
      </w:r>
      <w:r>
        <w:rPr>
          <w:rFonts w:ascii="Open Sans" w:hAnsi="Open Sans"/>
          <w:color w:val="000000"/>
          <w:sz w:val="24"/>
          <w:szCs w:val="24"/>
        </w:rPr>
        <w:t xml:space="preserve"> </w:t>
      </w:r>
      <w:r>
        <w:rPr>
          <w:rFonts w:ascii="Open Sans" w:hAnsi="Open Sans" w:hint="cs"/>
          <w:color w:val="000000"/>
          <w:sz w:val="24"/>
          <w:szCs w:val="24"/>
          <w:rtl/>
        </w:rPr>
        <w:t>يجب على الطلاب فحص نظامهم الغذائي ومستويات التمارين والنوم وخيارات نمط الحياة كجزء من هذه المراجعة.</w:t>
      </w:r>
    </w:p>
    <w:p w14:paraId="122AC1E6" w14:textId="0AC366C1" w:rsidR="004A328C" w:rsidRPr="004A328C" w:rsidRDefault="004A328C" w:rsidP="00362441">
      <w:pPr>
        <w:pBdr>
          <w:top w:val="nil"/>
          <w:left w:val="nil"/>
          <w:bottom w:val="nil"/>
          <w:right w:val="nil"/>
          <w:between w:val="nil"/>
        </w:pBdr>
        <w:bidi/>
        <w:spacing w:before="80" w:after="60"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يمكن للطلاب، بعد تقسيمهم إلى مجموعات صغيرة، مناقشة ما يعتقدون أنه من أهم العوامل التي تؤثر على النظام الغذائي الصحي.</w:t>
      </w:r>
      <w:r>
        <w:rPr>
          <w:rFonts w:ascii="Open Sans" w:hAnsi="Open Sans"/>
          <w:color w:val="000000"/>
          <w:sz w:val="24"/>
          <w:szCs w:val="24"/>
        </w:rPr>
        <w:t xml:space="preserve"> </w:t>
      </w:r>
      <w:r>
        <w:rPr>
          <w:rFonts w:ascii="Open Sans" w:hAnsi="Open Sans" w:hint="cs"/>
          <w:color w:val="000000"/>
          <w:sz w:val="24"/>
          <w:szCs w:val="24"/>
          <w:rtl/>
        </w:rPr>
        <w:t>سيحسن العرض التقديمي حول العوامل الإيجابية والسلبية التي يمكن أن تؤثر على النظام الغذائي الصحي من</w:t>
      </w:r>
      <w:r w:rsidR="00362441">
        <w:rPr>
          <w:rFonts w:ascii="Open Sans" w:hAnsi="Open Sans" w:hint="eastAsia"/>
          <w:color w:val="000000"/>
          <w:sz w:val="24"/>
          <w:szCs w:val="24"/>
        </w:rPr>
        <w:t> </w:t>
      </w:r>
      <w:r>
        <w:rPr>
          <w:rFonts w:ascii="Open Sans" w:hAnsi="Open Sans" w:hint="cs"/>
          <w:color w:val="000000"/>
          <w:sz w:val="24"/>
          <w:szCs w:val="24"/>
          <w:rtl/>
        </w:rPr>
        <w:t>فهم الطلاب.</w:t>
      </w:r>
      <w:r>
        <w:rPr>
          <w:rFonts w:ascii="Open Sans" w:hAnsi="Open Sans"/>
          <w:color w:val="000000"/>
          <w:sz w:val="24"/>
          <w:szCs w:val="24"/>
        </w:rPr>
        <w:t xml:space="preserve"> </w:t>
      </w:r>
      <w:r>
        <w:rPr>
          <w:rFonts w:ascii="Open Sans" w:hAnsi="Open Sans" w:hint="cs"/>
          <w:color w:val="000000"/>
          <w:sz w:val="24"/>
          <w:szCs w:val="24"/>
          <w:rtl/>
        </w:rPr>
        <w:t>وسيعزز اختبار المعرفة من هذا الفهم.</w:t>
      </w:r>
      <w:r>
        <w:rPr>
          <w:rFonts w:ascii="Open Sans" w:hAnsi="Open Sans"/>
          <w:color w:val="000000"/>
          <w:sz w:val="24"/>
          <w:szCs w:val="24"/>
        </w:rPr>
        <w:t xml:space="preserve"> </w:t>
      </w:r>
    </w:p>
    <w:p w14:paraId="63D23FFC" w14:textId="780AFAB6" w:rsidR="008F6E76" w:rsidRDefault="006A78F3" w:rsidP="00362441">
      <w:pPr>
        <w:pBdr>
          <w:top w:val="nil"/>
          <w:left w:val="nil"/>
          <w:bottom w:val="nil"/>
          <w:right w:val="nil"/>
          <w:between w:val="nil"/>
        </w:pBdr>
        <w:bidi/>
        <w:spacing w:before="80" w:after="60"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يتيح</w:t>
      </w:r>
      <w:r>
        <w:rPr>
          <w:rFonts w:ascii="Open Sans" w:hAnsi="Open Sans" w:hint="cs"/>
          <w:b/>
          <w:bCs/>
          <w:color w:val="000000"/>
          <w:sz w:val="24"/>
          <w:szCs w:val="24"/>
          <w:rtl/>
        </w:rPr>
        <w:t xml:space="preserve"> هدف التعلم (ب)</w:t>
      </w:r>
      <w:r>
        <w:rPr>
          <w:rFonts w:ascii="Open Sans" w:hAnsi="Open Sans" w:hint="cs"/>
          <w:color w:val="000000"/>
          <w:sz w:val="24"/>
          <w:szCs w:val="24"/>
          <w:rtl/>
        </w:rPr>
        <w:t xml:space="preserve"> للطلاب استكشاف المساهمات الإيجابية والسلبية التي قد يسهم بها قطاع الضيافة في أسلوب حياة صحي.</w:t>
      </w:r>
      <w:r>
        <w:rPr>
          <w:rFonts w:ascii="Open Sans" w:hAnsi="Open Sans"/>
          <w:color w:val="000000"/>
          <w:sz w:val="24"/>
          <w:szCs w:val="24"/>
        </w:rPr>
        <w:t xml:space="preserve"> </w:t>
      </w:r>
      <w:r>
        <w:rPr>
          <w:rFonts w:ascii="Open Sans" w:hAnsi="Open Sans" w:hint="cs"/>
          <w:color w:val="000000"/>
          <w:sz w:val="24"/>
          <w:szCs w:val="24"/>
          <w:rtl/>
        </w:rPr>
        <w:t>يجب على الطلاب أيضًا فهم الفوائد والقيود التي تواجه شركات الضيافة لتعزيز أنماط الحياة الصحية.</w:t>
      </w:r>
      <w:r>
        <w:rPr>
          <w:rFonts w:ascii="Open Sans" w:hAnsi="Open Sans"/>
          <w:color w:val="000000"/>
          <w:sz w:val="24"/>
          <w:szCs w:val="24"/>
        </w:rPr>
        <w:t xml:space="preserve"> </w:t>
      </w:r>
      <w:r>
        <w:rPr>
          <w:rFonts w:ascii="Open Sans" w:hAnsi="Open Sans" w:hint="cs"/>
          <w:color w:val="000000"/>
          <w:sz w:val="24"/>
          <w:szCs w:val="24"/>
          <w:rtl/>
        </w:rPr>
        <w:t>يجب على</w:t>
      </w:r>
      <w:r w:rsidR="00362441">
        <w:rPr>
          <w:rFonts w:ascii="Open Sans" w:hAnsi="Open Sans" w:hint="eastAsia"/>
          <w:color w:val="000000"/>
          <w:sz w:val="24"/>
          <w:szCs w:val="24"/>
        </w:rPr>
        <w:t> </w:t>
      </w:r>
      <w:r>
        <w:rPr>
          <w:rFonts w:ascii="Open Sans" w:hAnsi="Open Sans" w:hint="cs"/>
          <w:color w:val="000000"/>
          <w:sz w:val="24"/>
          <w:szCs w:val="24"/>
          <w:rtl/>
        </w:rPr>
        <w:t>الطلاب دراسة المساهمة التي يقدمها قطاع الضيافة في تعزيز أنماط الحياة الصحية.</w:t>
      </w:r>
      <w:r>
        <w:rPr>
          <w:rFonts w:ascii="Open Sans" w:hAnsi="Open Sans"/>
          <w:color w:val="000000"/>
          <w:sz w:val="24"/>
          <w:szCs w:val="24"/>
        </w:rPr>
        <w:t xml:space="preserve"> </w:t>
      </w:r>
    </w:p>
    <w:p w14:paraId="67FCB1CD" w14:textId="138B7BAF" w:rsidR="004A328C" w:rsidRPr="004A328C" w:rsidRDefault="004A328C" w:rsidP="00362441">
      <w:pPr>
        <w:pBdr>
          <w:top w:val="nil"/>
          <w:left w:val="nil"/>
          <w:bottom w:val="nil"/>
          <w:right w:val="nil"/>
          <w:between w:val="nil"/>
        </w:pBdr>
        <w:bidi/>
        <w:spacing w:before="80" w:after="60"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اجذب اهتمام الطلاب من خلال استضاقة متحدث من قلب القطاع، للتحدث معهم حول كيفية مساهمة أعمالهم في أنماط الحياة الصحية للأشخاص، والطرق التي من شأنها تقليل المخاطر على صحة العملاء والموظفين.</w:t>
      </w:r>
      <w:r>
        <w:rPr>
          <w:rFonts w:ascii="Open Sans" w:hAnsi="Open Sans"/>
          <w:color w:val="000000"/>
          <w:sz w:val="24"/>
          <w:szCs w:val="24"/>
        </w:rPr>
        <w:t xml:space="preserve"> </w:t>
      </w:r>
    </w:p>
    <w:p w14:paraId="60C21BC9" w14:textId="2A8662FE" w:rsidR="00556F31" w:rsidRDefault="006A78F3" w:rsidP="000E3E8D">
      <w:pPr>
        <w:pageBreakBefore/>
        <w:pBdr>
          <w:top w:val="nil"/>
          <w:left w:val="nil"/>
          <w:bottom w:val="nil"/>
          <w:right w:val="nil"/>
          <w:between w:val="nil"/>
        </w:pBdr>
        <w:bidi/>
        <w:spacing w:before="80" w:after="60" w:line="360" w:lineRule="auto"/>
        <w:ind w:leftChars="0" w:right="144" w:firstLineChars="0" w:firstLine="0"/>
        <w:rPr>
          <w:rFonts w:ascii="Open Sans" w:hAnsi="Open Sans"/>
          <w:color w:val="000000"/>
          <w:sz w:val="24"/>
          <w:szCs w:val="24"/>
          <w:rtl/>
        </w:rPr>
      </w:pPr>
      <w:r>
        <w:rPr>
          <w:rFonts w:ascii="Open Sans" w:hAnsi="Open Sans" w:hint="cs"/>
          <w:color w:val="000000"/>
          <w:sz w:val="24"/>
          <w:szCs w:val="24"/>
          <w:rtl/>
        </w:rPr>
        <w:lastRenderedPageBreak/>
        <w:t xml:space="preserve">يمكن </w:t>
      </w:r>
      <w:r>
        <w:rPr>
          <w:rFonts w:ascii="Open Sans" w:hAnsi="Open Sans" w:hint="cs"/>
          <w:b/>
          <w:bCs/>
          <w:color w:val="000000"/>
          <w:sz w:val="24"/>
          <w:szCs w:val="24"/>
          <w:rtl/>
        </w:rPr>
        <w:t xml:space="preserve">هدف التعلم (ج) </w:t>
      </w:r>
      <w:r>
        <w:rPr>
          <w:rFonts w:ascii="Open Sans" w:hAnsi="Open Sans" w:hint="cs"/>
          <w:color w:val="000000"/>
          <w:sz w:val="24"/>
          <w:szCs w:val="24"/>
          <w:rtl/>
        </w:rPr>
        <w:t>الطلاب من تخطيط القوائم وتصميمها.</w:t>
      </w:r>
      <w:r>
        <w:rPr>
          <w:rFonts w:ascii="Open Sans" w:hAnsi="Open Sans"/>
          <w:color w:val="000000"/>
          <w:sz w:val="24"/>
          <w:szCs w:val="24"/>
        </w:rPr>
        <w:t xml:space="preserve"> </w:t>
      </w:r>
      <w:r>
        <w:rPr>
          <w:rFonts w:ascii="Open Sans" w:hAnsi="Open Sans" w:hint="cs"/>
          <w:color w:val="000000"/>
          <w:sz w:val="24"/>
          <w:szCs w:val="24"/>
          <w:rtl/>
        </w:rPr>
        <w:t>يجب على الطلاب فهم المتطلبات الغذائية لمجموعة مختلفة من العملاء.</w:t>
      </w:r>
      <w:r>
        <w:rPr>
          <w:rFonts w:ascii="Open Sans" w:hAnsi="Open Sans"/>
          <w:color w:val="000000"/>
          <w:sz w:val="24"/>
          <w:szCs w:val="24"/>
        </w:rPr>
        <w:t xml:space="preserve"> </w:t>
      </w:r>
      <w:r>
        <w:rPr>
          <w:rFonts w:ascii="Open Sans" w:hAnsi="Open Sans" w:hint="cs"/>
          <w:color w:val="000000"/>
          <w:sz w:val="24"/>
          <w:szCs w:val="24"/>
          <w:rtl/>
        </w:rPr>
        <w:t>من المهم أن يفهم الطلاب المغذيات الكبيرة والمغذيات الدقيقة الرئيسية الموجودة في النظام الغذائي الصحي ومصادر هذه العناصر الغذائية ونتائج غياب أي منها.</w:t>
      </w:r>
      <w:r>
        <w:rPr>
          <w:rFonts w:ascii="Open Sans" w:hAnsi="Open Sans"/>
          <w:color w:val="000000"/>
          <w:sz w:val="24"/>
          <w:szCs w:val="24"/>
        </w:rPr>
        <w:t xml:space="preserve"> </w:t>
      </w:r>
      <w:r>
        <w:rPr>
          <w:rFonts w:ascii="Open Sans" w:hAnsi="Open Sans" w:hint="cs"/>
          <w:color w:val="000000"/>
          <w:sz w:val="24"/>
          <w:szCs w:val="24"/>
          <w:rtl/>
        </w:rPr>
        <w:t>يمكن للطلاب إنشاء ورقة معلومات أو عرض تقديمي يسلط الضوء على فهمهم لهذه النقاط.</w:t>
      </w:r>
      <w:r>
        <w:rPr>
          <w:rFonts w:ascii="Open Sans" w:hAnsi="Open Sans"/>
          <w:color w:val="000000"/>
          <w:sz w:val="24"/>
          <w:szCs w:val="24"/>
        </w:rPr>
        <w:t xml:space="preserve"> </w:t>
      </w:r>
      <w:r>
        <w:rPr>
          <w:rFonts w:ascii="Open Sans" w:hAnsi="Open Sans" w:hint="cs"/>
          <w:color w:val="000000"/>
          <w:sz w:val="24"/>
          <w:szCs w:val="24"/>
          <w:rtl/>
        </w:rPr>
        <w:t>اعطِ الطلاب بعض الوصفات حتى يتمكنوا من التعرف على العناصر الغذائية الرئيسية وتقديم اقتراحات حول كيفية تحسين الوصفة لتصبح صحية أكثر.</w:t>
      </w:r>
      <w:r>
        <w:rPr>
          <w:rFonts w:ascii="Open Sans" w:hAnsi="Open Sans"/>
          <w:color w:val="000000"/>
          <w:sz w:val="24"/>
          <w:szCs w:val="24"/>
        </w:rPr>
        <w:t xml:space="preserve"> </w:t>
      </w:r>
      <w:r>
        <w:rPr>
          <w:rFonts w:ascii="Open Sans" w:hAnsi="Open Sans" w:hint="cs"/>
          <w:color w:val="000000"/>
          <w:sz w:val="24"/>
          <w:szCs w:val="24"/>
          <w:rtl/>
        </w:rPr>
        <w:t>ستسمح المناقشة داخل الصف، للطلاب بتقديم اقتراحات حول كيفية تحسين القيمة الغذائية للوصفات التي قاموا بمراجعتها وتقديم الأفكار إلى بقية المجموعة.</w:t>
      </w:r>
      <w:r>
        <w:rPr>
          <w:rFonts w:ascii="Open Sans" w:hAnsi="Open Sans"/>
          <w:color w:val="000000"/>
          <w:sz w:val="24"/>
          <w:szCs w:val="24"/>
        </w:rPr>
        <w:t xml:space="preserve"> </w:t>
      </w:r>
      <w:r>
        <w:rPr>
          <w:rFonts w:ascii="Open Sans" w:hAnsi="Open Sans" w:hint="cs"/>
          <w:color w:val="000000"/>
          <w:sz w:val="24"/>
          <w:szCs w:val="24"/>
          <w:rtl/>
        </w:rPr>
        <w:t>يمكن للطلاب البحث عن الإرشادات المختلفة لنظام غذائي صحي وشرح أفضل الأساليب التي من المستحسن اتباعها من وجهة نظرهم.</w:t>
      </w:r>
      <w:r>
        <w:rPr>
          <w:rFonts w:ascii="Open Sans" w:hAnsi="Open Sans"/>
          <w:color w:val="000000"/>
          <w:sz w:val="24"/>
          <w:szCs w:val="24"/>
        </w:rPr>
        <w:t xml:space="preserve"> </w:t>
      </w:r>
    </w:p>
    <w:p w14:paraId="42A73EA4" w14:textId="56E79F52" w:rsidR="006A78F3" w:rsidRPr="00E3787C" w:rsidRDefault="00556F31" w:rsidP="000E3E8D">
      <w:pPr>
        <w:pBdr>
          <w:top w:val="nil"/>
          <w:left w:val="nil"/>
          <w:bottom w:val="nil"/>
          <w:right w:val="nil"/>
          <w:between w:val="nil"/>
        </w:pBdr>
        <w:bidi/>
        <w:spacing w:before="80" w:after="60" w:line="360" w:lineRule="auto"/>
        <w:ind w:leftChars="0" w:right="140" w:firstLineChars="0" w:firstLine="0"/>
        <w:rPr>
          <w:rFonts w:ascii="Open Sans" w:hAnsi="Open Sans"/>
          <w:color w:val="000000"/>
          <w:sz w:val="24"/>
          <w:szCs w:val="24"/>
          <w:rtl/>
        </w:rPr>
      </w:pPr>
      <w:r>
        <w:rPr>
          <w:rFonts w:ascii="Open Sans" w:hAnsi="Open Sans" w:hint="cs"/>
          <w:color w:val="000000"/>
          <w:sz w:val="24"/>
          <w:szCs w:val="24"/>
          <w:rtl/>
        </w:rPr>
        <w:t>يجب أن يكون بمقدور الطلاب بعد ذلك تصميم قائمة طعام صحية لمجموعة معينة من العملاء توضح جميع ميزات القائمة الصحية.</w:t>
      </w:r>
      <w:r>
        <w:rPr>
          <w:rFonts w:ascii="Open Sans" w:hAnsi="Open Sans"/>
          <w:color w:val="000000"/>
          <w:sz w:val="24"/>
          <w:szCs w:val="24"/>
        </w:rPr>
        <w:t xml:space="preserve"> </w:t>
      </w:r>
      <w:r>
        <w:rPr>
          <w:rFonts w:ascii="Open Sans" w:hAnsi="Open Sans" w:hint="cs"/>
          <w:color w:val="000000"/>
          <w:sz w:val="24"/>
          <w:szCs w:val="24"/>
          <w:rtl/>
        </w:rPr>
        <w:t>قدم عرضًا تقديميًا لمساعدة الطلاب على فهم العوامل التي يحتاجون إلى مراعاتها عند التخطيط لقوائم طعام صحية.</w:t>
      </w:r>
      <w:r>
        <w:rPr>
          <w:rFonts w:ascii="Open Sans" w:hAnsi="Open Sans"/>
          <w:color w:val="000000"/>
          <w:sz w:val="24"/>
          <w:szCs w:val="24"/>
        </w:rPr>
        <w:t xml:space="preserve"> </w:t>
      </w:r>
      <w:r>
        <w:rPr>
          <w:rFonts w:ascii="Open Sans" w:hAnsi="Open Sans" w:hint="cs"/>
          <w:color w:val="000000"/>
          <w:sz w:val="24"/>
          <w:szCs w:val="24"/>
          <w:rtl/>
        </w:rPr>
        <w:t>يمكن للطلاب، بعد تقسيمهم إلى مجموعات صغيرة، وضع قائمة بالمؤثرات المختلفة على اختيارات الطعام والآثار الإيجابية والسلبية لكل منها.</w:t>
      </w:r>
      <w:r>
        <w:rPr>
          <w:rFonts w:ascii="Open Sans" w:hAnsi="Open Sans"/>
          <w:color w:val="000000"/>
          <w:sz w:val="24"/>
          <w:szCs w:val="24"/>
        </w:rPr>
        <w:t xml:space="preserve"> </w:t>
      </w:r>
      <w:r>
        <w:rPr>
          <w:rFonts w:ascii="Open Sans" w:hAnsi="Open Sans" w:hint="cs"/>
          <w:color w:val="000000"/>
          <w:sz w:val="24"/>
          <w:szCs w:val="24"/>
          <w:rtl/>
        </w:rPr>
        <w:t>يمكنك تقسيم الطلاب إلى مجموعات صغيرة وإعطاء كل مجموعة دراسة حالة تتضمن احتياجات غذائية محددة مختلفة (مثل النظام النباتي والاحتياجات الثقافية المختلفة ووتقليل الدهون) بالإضافة إلى التأثيرات المختلفة على الخيارات الغذائية (مثل تأثير الأقران).</w:t>
      </w:r>
      <w:r>
        <w:rPr>
          <w:rFonts w:ascii="Open Sans" w:hAnsi="Open Sans"/>
          <w:color w:val="000000"/>
          <w:sz w:val="24"/>
          <w:szCs w:val="24"/>
        </w:rPr>
        <w:t xml:space="preserve"> </w:t>
      </w:r>
      <w:r>
        <w:rPr>
          <w:rFonts w:ascii="Open Sans" w:hAnsi="Open Sans" w:hint="cs"/>
          <w:color w:val="000000"/>
          <w:sz w:val="24"/>
          <w:szCs w:val="24"/>
          <w:rtl/>
        </w:rPr>
        <w:t>ويجب عليهم أن يقرروا ما إذا كان لهذا المثال تأثيرًا إيجابيًا أو سلبيًا على النظام الغذائي المختار، ثم العودة إلى باقي الصف لتقديم أفكارهم.</w:t>
      </w:r>
      <w:r>
        <w:rPr>
          <w:rFonts w:ascii="Open Sans" w:hAnsi="Open Sans"/>
          <w:color w:val="000000"/>
          <w:sz w:val="24"/>
          <w:szCs w:val="24"/>
        </w:rPr>
        <w:t xml:space="preserve"> </w:t>
      </w:r>
      <w:r>
        <w:rPr>
          <w:rFonts w:ascii="Open Sans" w:hAnsi="Open Sans" w:hint="cs"/>
          <w:color w:val="000000"/>
          <w:sz w:val="24"/>
          <w:szCs w:val="24"/>
          <w:rtl/>
        </w:rPr>
        <w:t>يمكن للطلاب، عبر تقسيمهم إلى مجموعات ثنائية، استخدام الإنترنت أو المجلات للحصول على مجموعة متنوعة من القوائم لمجموعة من العملاء ذوي الاحتياجات الغذائية المختلفة واستخدام إحدى هذه القوائم لشرح كيف توفر هذه القوائم وجبات تلبي المتطلبات والاحتياجات الغذائية للأفراد.</w:t>
      </w:r>
      <w:r>
        <w:rPr>
          <w:rFonts w:ascii="Open Sans" w:hAnsi="Open Sans"/>
          <w:color w:val="000000"/>
          <w:sz w:val="24"/>
          <w:szCs w:val="24"/>
        </w:rPr>
        <w:t xml:space="preserve"> </w:t>
      </w:r>
      <w:r>
        <w:rPr>
          <w:rFonts w:ascii="Open Sans" w:hAnsi="Open Sans" w:hint="cs"/>
          <w:color w:val="000000"/>
          <w:sz w:val="24"/>
          <w:szCs w:val="24"/>
          <w:rtl/>
        </w:rPr>
        <w:t>يجب على كل طالب أن يخطط لقائمة طعام تراعي احتياجات غذائية معينة مع تحديد مصادر العناصر الغذائية في القائمة وتعليل أسباب ملاءمة القائمة التي اختارها لاحتياجات غذائية بعينها.</w:t>
      </w:r>
    </w:p>
    <w:p w14:paraId="046CB223" w14:textId="5DCB3FCC" w:rsidR="004E1D73" w:rsidRPr="00E3787C" w:rsidRDefault="009C2EF8" w:rsidP="000E3E8D">
      <w:pPr>
        <w:pBdr>
          <w:top w:val="nil"/>
          <w:left w:val="nil"/>
          <w:bottom w:val="nil"/>
          <w:right w:val="nil"/>
          <w:between w:val="nil"/>
        </w:pBdr>
        <w:bidi/>
        <w:spacing w:before="80" w:after="60" w:line="360" w:lineRule="auto"/>
        <w:ind w:leftChars="0" w:right="851" w:firstLineChars="0" w:firstLine="0"/>
        <w:rPr>
          <w:rFonts w:ascii="Open Sans" w:hAnsi="Open Sans"/>
          <w:b/>
          <w:color w:val="000000"/>
          <w:sz w:val="24"/>
          <w:szCs w:val="24"/>
          <w:rtl/>
        </w:rPr>
      </w:pPr>
      <w:r>
        <w:rPr>
          <w:rFonts w:ascii="Open Sans" w:hAnsi="Open Sans" w:hint="cs"/>
          <w:b/>
          <w:bCs/>
          <w:color w:val="000000"/>
          <w:sz w:val="24"/>
          <w:szCs w:val="24"/>
          <w:rtl/>
        </w:rPr>
        <w:t>نموذج التقييم</w:t>
      </w:r>
      <w:r>
        <w:rPr>
          <w:rFonts w:ascii="Open Sans" w:hAnsi="Open Sans"/>
          <w:b/>
          <w:bCs/>
          <w:color w:val="000000"/>
          <w:sz w:val="24"/>
          <w:szCs w:val="24"/>
        </w:rPr>
        <w:t xml:space="preserve"> </w:t>
      </w:r>
    </w:p>
    <w:tbl>
      <w:tblPr>
        <w:tblStyle w:val="a1"/>
        <w:bidiVisual/>
        <w:tblW w:w="917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182"/>
        <w:gridCol w:w="2947"/>
      </w:tblGrid>
      <w:tr w:rsidR="004E1D73" w:rsidRPr="00DF6DC0" w14:paraId="689CA818" w14:textId="77777777" w:rsidTr="00CA02E5">
        <w:tc>
          <w:tcPr>
            <w:tcW w:w="3050" w:type="dxa"/>
            <w:shd w:val="clear" w:color="auto" w:fill="DAEEF3" w:themeFill="accent5" w:themeFillTint="33"/>
          </w:tcPr>
          <w:p w14:paraId="58FAAACD" w14:textId="77777777" w:rsidR="004E1D73" w:rsidRPr="00DF6DC0" w:rsidRDefault="009C2EF8" w:rsidP="00362441">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هدف التعلم</w:t>
            </w:r>
          </w:p>
        </w:tc>
        <w:tc>
          <w:tcPr>
            <w:tcW w:w="3182" w:type="dxa"/>
            <w:shd w:val="clear" w:color="auto" w:fill="DAEEF3" w:themeFill="accent5" w:themeFillTint="33"/>
          </w:tcPr>
          <w:p w14:paraId="23775C42" w14:textId="77777777" w:rsidR="004E1D73" w:rsidRPr="00DF6DC0" w:rsidRDefault="009C2EF8" w:rsidP="00362441">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مجالات المحتوى الرئيسية</w:t>
            </w:r>
          </w:p>
        </w:tc>
        <w:tc>
          <w:tcPr>
            <w:tcW w:w="2947" w:type="dxa"/>
            <w:shd w:val="clear" w:color="auto" w:fill="DAEEF3" w:themeFill="accent5" w:themeFillTint="33"/>
          </w:tcPr>
          <w:p w14:paraId="42C3FFA7" w14:textId="77777777" w:rsidR="00574758" w:rsidRPr="00DF6DC0" w:rsidRDefault="009C2EF8" w:rsidP="00362441">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نهج التقييم</w:t>
            </w:r>
            <w:r>
              <w:rPr>
                <w:rFonts w:ascii="Open Sans" w:hAnsi="Open Sans" w:cs="Arial"/>
                <w:b/>
                <w:bCs/>
                <w:sz w:val="24"/>
                <w:szCs w:val="24"/>
              </w:rPr>
              <w:t xml:space="preserve"> </w:t>
            </w:r>
          </w:p>
          <w:p w14:paraId="351B0507" w14:textId="498D09F6" w:rsidR="004E1D73" w:rsidRPr="00DF6DC0" w:rsidRDefault="009C2EF8" w:rsidP="00362441">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الموصى به</w:t>
            </w:r>
          </w:p>
        </w:tc>
      </w:tr>
      <w:tr w:rsidR="004A328C" w:rsidRPr="00DF6DC0" w14:paraId="0184512E" w14:textId="77777777" w:rsidTr="00CA02E5">
        <w:tc>
          <w:tcPr>
            <w:tcW w:w="3050" w:type="dxa"/>
          </w:tcPr>
          <w:p w14:paraId="372303DE" w14:textId="77777777" w:rsidR="00CE25B0" w:rsidRPr="00DF6DC0" w:rsidRDefault="004A328C" w:rsidP="00362441">
            <w:pPr>
              <w:bidi/>
              <w:spacing w:line="360" w:lineRule="auto"/>
              <w:ind w:leftChars="0" w:left="-2" w:firstLineChars="0" w:firstLine="0"/>
              <w:rPr>
                <w:rFonts w:ascii="Open Sans" w:hAnsi="Open Sans"/>
                <w:sz w:val="24"/>
                <w:szCs w:val="24"/>
                <w:rtl/>
              </w:rPr>
            </w:pPr>
            <w:r>
              <w:rPr>
                <w:rFonts w:ascii="Open Sans" w:hAnsi="Open Sans" w:hint="cs"/>
                <w:b/>
                <w:bCs/>
                <w:color w:val="000000"/>
                <w:sz w:val="24"/>
                <w:szCs w:val="24"/>
                <w:rtl/>
              </w:rPr>
              <w:t>أ</w:t>
            </w:r>
            <w:r>
              <w:rPr>
                <w:rFonts w:ascii="Open Sans" w:hAnsi="Open Sans" w:hint="cs"/>
                <w:sz w:val="24"/>
                <w:szCs w:val="24"/>
                <w:rtl/>
              </w:rPr>
              <w:t xml:space="preserve"> فهم</w:t>
            </w:r>
          </w:p>
          <w:p w14:paraId="08458121" w14:textId="0E25F799" w:rsidR="004A328C" w:rsidRPr="00DF6DC0" w:rsidRDefault="00CE25B0" w:rsidP="004B7E6E">
            <w:pPr>
              <w:bidi/>
              <w:spacing w:line="360" w:lineRule="auto"/>
              <w:ind w:leftChars="0" w:left="-2" w:firstLineChars="0" w:firstLine="0"/>
              <w:rPr>
                <w:rFonts w:ascii="Open Sans" w:hAnsi="Open Sans"/>
                <w:color w:val="000000"/>
                <w:sz w:val="24"/>
                <w:szCs w:val="24"/>
                <w:rtl/>
              </w:rPr>
            </w:pPr>
            <w:r>
              <w:rPr>
                <w:rFonts w:ascii="Open Sans" w:hAnsi="Open Sans" w:hint="cs"/>
                <w:sz w:val="24"/>
                <w:szCs w:val="24"/>
                <w:rtl/>
              </w:rPr>
              <w:t>تعريف نمط الحياة</w:t>
            </w:r>
            <w:r w:rsidR="004B7E6E">
              <w:rPr>
                <w:rFonts w:ascii="Open Sans" w:hAnsi="Open Sans"/>
                <w:sz w:val="24"/>
                <w:szCs w:val="24"/>
              </w:rPr>
              <w:t xml:space="preserve"> </w:t>
            </w:r>
            <w:r>
              <w:rPr>
                <w:rFonts w:ascii="Open Sans" w:hAnsi="Open Sans" w:hint="cs"/>
                <w:sz w:val="24"/>
                <w:szCs w:val="24"/>
                <w:rtl/>
              </w:rPr>
              <w:t>الصحي والعوامل المؤثرة</w:t>
            </w:r>
            <w:r w:rsidR="004B7E6E">
              <w:rPr>
                <w:rFonts w:ascii="Open Sans" w:hAnsi="Open Sans"/>
                <w:sz w:val="24"/>
                <w:szCs w:val="24"/>
              </w:rPr>
              <w:t xml:space="preserve"> </w:t>
            </w:r>
            <w:r>
              <w:rPr>
                <w:rFonts w:ascii="Open Sans" w:hAnsi="Open Sans" w:hint="cs"/>
                <w:sz w:val="24"/>
                <w:szCs w:val="24"/>
                <w:rtl/>
              </w:rPr>
              <w:t>عليه.</w:t>
            </w:r>
          </w:p>
        </w:tc>
        <w:tc>
          <w:tcPr>
            <w:tcW w:w="3182" w:type="dxa"/>
            <w:tcBorders>
              <w:bottom w:val="single" w:sz="4" w:space="0" w:color="auto"/>
            </w:tcBorders>
          </w:tcPr>
          <w:p w14:paraId="6D777726" w14:textId="43B8BE66" w:rsidR="004A328C" w:rsidRPr="00DF6DC0" w:rsidRDefault="004A328C" w:rsidP="00362441">
            <w:pPr>
              <w:pBdr>
                <w:top w:val="nil"/>
                <w:left w:val="nil"/>
                <w:bottom w:val="nil"/>
                <w:right w:val="nil"/>
                <w:between w:val="nil"/>
              </w:pBdr>
              <w:bidi/>
              <w:spacing w:line="360" w:lineRule="auto"/>
              <w:ind w:left="0" w:hanging="2"/>
              <w:rPr>
                <w:rFonts w:ascii="Open Sans" w:eastAsia="Open Sans" w:hAnsi="Open Sans"/>
                <w:color w:val="000000"/>
                <w:sz w:val="24"/>
                <w:szCs w:val="24"/>
                <w:highlight w:val="yellow"/>
                <w:rtl/>
              </w:rPr>
            </w:pPr>
            <w:r>
              <w:rPr>
                <w:rFonts w:ascii="Open Sans" w:hAnsi="Open Sans" w:hint="cs"/>
                <w:b/>
                <w:bCs/>
                <w:color w:val="000000"/>
                <w:sz w:val="24"/>
                <w:szCs w:val="24"/>
                <w:rtl/>
              </w:rPr>
              <w:t>أ1</w:t>
            </w:r>
            <w:r>
              <w:rPr>
                <w:rFonts w:ascii="Open Sans" w:hAnsi="Open Sans" w:hint="cs"/>
                <w:color w:val="000000"/>
                <w:sz w:val="24"/>
                <w:szCs w:val="24"/>
                <w:rtl/>
              </w:rPr>
              <w:t xml:space="preserve"> تعريف نمط الحياة الصحي.</w:t>
            </w:r>
          </w:p>
          <w:p w14:paraId="124FBE09" w14:textId="19640654" w:rsidR="004A328C" w:rsidRPr="00DF6DC0" w:rsidRDefault="004A328C" w:rsidP="004B7E6E">
            <w:pPr>
              <w:pBdr>
                <w:top w:val="nil"/>
                <w:left w:val="nil"/>
                <w:bottom w:val="nil"/>
                <w:right w:val="nil"/>
                <w:between w:val="nil"/>
              </w:pBdr>
              <w:bidi/>
              <w:spacing w:before="80" w:after="60" w:line="360" w:lineRule="auto"/>
              <w:ind w:left="0" w:right="187" w:hanging="2"/>
              <w:rPr>
                <w:rFonts w:ascii="Open Sans" w:hAnsi="Open Sans"/>
                <w:color w:val="000000"/>
                <w:sz w:val="24"/>
                <w:szCs w:val="24"/>
                <w:rtl/>
              </w:rPr>
            </w:pPr>
            <w:r>
              <w:rPr>
                <w:rFonts w:ascii="Open Sans" w:hAnsi="Open Sans" w:hint="cs"/>
                <w:b/>
                <w:bCs/>
                <w:color w:val="000000"/>
                <w:sz w:val="24"/>
                <w:szCs w:val="24"/>
                <w:rtl/>
              </w:rPr>
              <w:t xml:space="preserve">أ2 </w:t>
            </w:r>
            <w:r>
              <w:rPr>
                <w:rFonts w:ascii="Open Sans" w:hAnsi="Open Sans" w:hint="cs"/>
                <w:color w:val="000000"/>
                <w:sz w:val="24"/>
                <w:szCs w:val="24"/>
                <w:rtl/>
              </w:rPr>
              <w:t>أهمية نمط الحياة الصحي.</w:t>
            </w:r>
          </w:p>
          <w:p w14:paraId="1B22D46F" w14:textId="731C5A4F" w:rsidR="004A328C" w:rsidRPr="00DF6DC0" w:rsidRDefault="004A328C" w:rsidP="004B7E6E">
            <w:pPr>
              <w:pBdr>
                <w:top w:val="nil"/>
                <w:left w:val="nil"/>
                <w:bottom w:val="nil"/>
                <w:right w:val="nil"/>
                <w:between w:val="nil"/>
              </w:pBdr>
              <w:bidi/>
              <w:spacing w:before="80" w:after="60" w:line="360" w:lineRule="auto"/>
              <w:ind w:left="0" w:right="367" w:hanging="2"/>
              <w:rPr>
                <w:rFonts w:ascii="Open Sans" w:hAnsi="Open Sans"/>
                <w:color w:val="000000"/>
                <w:sz w:val="24"/>
                <w:szCs w:val="24"/>
                <w:highlight w:val="yellow"/>
                <w:rtl/>
              </w:rPr>
            </w:pPr>
            <w:r>
              <w:rPr>
                <w:rFonts w:ascii="Open Sans" w:hAnsi="Open Sans" w:hint="cs"/>
                <w:b/>
                <w:bCs/>
                <w:color w:val="000000"/>
                <w:sz w:val="24"/>
                <w:szCs w:val="24"/>
                <w:rtl/>
              </w:rPr>
              <w:t>أ3</w:t>
            </w:r>
            <w:r>
              <w:rPr>
                <w:rFonts w:ascii="Open Sans" w:hAnsi="Open Sans" w:hint="cs"/>
                <w:color w:val="000000"/>
                <w:sz w:val="24"/>
                <w:szCs w:val="24"/>
                <w:rtl/>
              </w:rPr>
              <w:t xml:space="preserve"> العوامل المؤثرة على نمط الحياة الصحي.</w:t>
            </w:r>
          </w:p>
        </w:tc>
        <w:tc>
          <w:tcPr>
            <w:tcW w:w="2947" w:type="dxa"/>
            <w:tcBorders>
              <w:bottom w:val="single" w:sz="4" w:space="0" w:color="auto"/>
            </w:tcBorders>
          </w:tcPr>
          <w:p w14:paraId="223C61E5" w14:textId="2F9C5262" w:rsidR="004A328C" w:rsidRPr="00DF6DC0" w:rsidRDefault="004A328C" w:rsidP="00362441">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sz w:val="24"/>
                <w:szCs w:val="24"/>
                <w:rtl/>
              </w:rPr>
              <w:t>كتيب يشرح أهمية أسلوب الحياة الصحي والعوامل التي يمكن أن تؤثر على نمط حياة الفرد.</w:t>
            </w:r>
          </w:p>
        </w:tc>
      </w:tr>
      <w:tr w:rsidR="004A328C" w:rsidRPr="00DF6DC0" w14:paraId="275590D0" w14:textId="77777777" w:rsidTr="00CA02E5">
        <w:tc>
          <w:tcPr>
            <w:tcW w:w="3050" w:type="dxa"/>
          </w:tcPr>
          <w:p w14:paraId="2BABFA81" w14:textId="64BA16A1" w:rsidR="004A328C" w:rsidRPr="00DF6DC0" w:rsidRDefault="004A328C" w:rsidP="004B7E6E">
            <w:pPr>
              <w:pageBreakBefore/>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b/>
                <w:bCs/>
                <w:color w:val="000000"/>
                <w:sz w:val="24"/>
                <w:szCs w:val="24"/>
                <w:rtl/>
              </w:rPr>
              <w:lastRenderedPageBreak/>
              <w:t>ب</w:t>
            </w:r>
            <w:r>
              <w:rPr>
                <w:rFonts w:ascii="Open Sans" w:hAnsi="Open Sans" w:hint="cs"/>
                <w:color w:val="000000"/>
                <w:sz w:val="24"/>
                <w:szCs w:val="24"/>
                <w:rtl/>
              </w:rPr>
              <w:t xml:space="preserve"> استكشاف مساهمة قطاع الضيافة في اتباع أنماط الحياة الصحية</w:t>
            </w:r>
          </w:p>
        </w:tc>
        <w:tc>
          <w:tcPr>
            <w:tcW w:w="3182" w:type="dxa"/>
            <w:tcBorders>
              <w:bottom w:val="single" w:sz="4" w:space="0" w:color="auto"/>
            </w:tcBorders>
          </w:tcPr>
          <w:p w14:paraId="7FB60160" w14:textId="4C53018F" w:rsidR="004A328C" w:rsidRPr="00DF6DC0" w:rsidRDefault="004A328C" w:rsidP="004B7E6E">
            <w:pPr>
              <w:pageBreakBefore/>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b/>
                <w:bCs/>
                <w:color w:val="000000"/>
                <w:sz w:val="24"/>
                <w:szCs w:val="24"/>
                <w:rtl/>
              </w:rPr>
              <w:t xml:space="preserve">ب1 </w:t>
            </w:r>
            <w:r>
              <w:rPr>
                <w:rFonts w:ascii="Open Sans" w:hAnsi="Open Sans" w:hint="cs"/>
                <w:color w:val="000000"/>
                <w:sz w:val="24"/>
                <w:szCs w:val="24"/>
                <w:rtl/>
              </w:rPr>
              <w:t>تأثير قطاع الضيافة على أنماط الحياة الصحية.</w:t>
            </w:r>
          </w:p>
          <w:p w14:paraId="045FA9E7" w14:textId="36FFB6C8" w:rsidR="004A328C" w:rsidRPr="00DF6DC0" w:rsidRDefault="004A328C" w:rsidP="004B7E6E">
            <w:pPr>
              <w:pageBreakBefore/>
              <w:pBdr>
                <w:top w:val="nil"/>
                <w:left w:val="nil"/>
                <w:bottom w:val="nil"/>
                <w:right w:val="nil"/>
                <w:between w:val="nil"/>
              </w:pBdr>
              <w:bidi/>
              <w:spacing w:before="80" w:after="60" w:line="360" w:lineRule="auto"/>
              <w:ind w:left="0" w:right="851" w:hanging="2"/>
              <w:rPr>
                <w:rFonts w:ascii="Open Sans" w:hAnsi="Open Sans"/>
                <w:color w:val="000000"/>
                <w:sz w:val="24"/>
                <w:szCs w:val="24"/>
                <w:highlight w:val="yellow"/>
                <w:rtl/>
              </w:rPr>
            </w:pPr>
            <w:bookmarkStart w:id="0" w:name="_heading=h.30j0zll"/>
            <w:bookmarkEnd w:id="0"/>
            <w:r>
              <w:rPr>
                <w:rFonts w:ascii="Open Sans" w:hAnsi="Open Sans" w:hint="cs"/>
                <w:b/>
                <w:bCs/>
                <w:color w:val="000000"/>
                <w:sz w:val="24"/>
                <w:szCs w:val="24"/>
                <w:rtl/>
              </w:rPr>
              <w:t>ب</w:t>
            </w:r>
            <w:r>
              <w:rPr>
                <w:rFonts w:ascii="Open Sans" w:hAnsi="Open Sans" w:hint="cs"/>
                <w:color w:val="000000"/>
                <w:sz w:val="24"/>
                <w:szCs w:val="24"/>
                <w:rtl/>
              </w:rPr>
              <w:t>2 تأثير تعزيز أنماط الحياة الصحية.</w:t>
            </w:r>
          </w:p>
        </w:tc>
        <w:tc>
          <w:tcPr>
            <w:tcW w:w="2947" w:type="dxa"/>
            <w:tcBorders>
              <w:top w:val="single" w:sz="4" w:space="0" w:color="auto"/>
              <w:bottom w:val="single" w:sz="4" w:space="0" w:color="auto"/>
            </w:tcBorders>
          </w:tcPr>
          <w:p w14:paraId="6505B74A" w14:textId="1A8E4904" w:rsidR="004A328C" w:rsidRPr="00DF6DC0" w:rsidRDefault="004A328C" w:rsidP="004B7E6E">
            <w:pPr>
              <w:pageBreakBefore/>
              <w:pBdr>
                <w:top w:val="nil"/>
                <w:left w:val="nil"/>
                <w:bottom w:val="nil"/>
                <w:right w:val="nil"/>
                <w:between w:val="nil"/>
              </w:pBdr>
              <w:bidi/>
              <w:spacing w:before="80" w:after="60" w:line="360" w:lineRule="auto"/>
              <w:ind w:left="0" w:hanging="2"/>
              <w:rPr>
                <w:rFonts w:ascii="Open Sans" w:eastAsia="Open Sans" w:hAnsi="Open Sans"/>
                <w:color w:val="000000"/>
                <w:sz w:val="24"/>
                <w:szCs w:val="24"/>
                <w:rtl/>
              </w:rPr>
            </w:pPr>
            <w:r>
              <w:rPr>
                <w:rFonts w:ascii="Open Sans" w:hAnsi="Open Sans" w:hint="cs"/>
                <w:sz w:val="24"/>
                <w:szCs w:val="24"/>
                <w:rtl/>
              </w:rPr>
              <w:t>عرض تقديمي يشرح كيف يمكن لشركات الضيافة أن تساهم في أنماط الحياة الصحية مع توصيات حول كيفية تحسين شركة معينة لأدائها.</w:t>
            </w:r>
          </w:p>
        </w:tc>
      </w:tr>
      <w:tr w:rsidR="004A328C" w:rsidRPr="00DF6DC0" w14:paraId="1022EEEA" w14:textId="77777777" w:rsidTr="00CA02E5">
        <w:tc>
          <w:tcPr>
            <w:tcW w:w="3050" w:type="dxa"/>
          </w:tcPr>
          <w:p w14:paraId="7E9B7601" w14:textId="30296BA1" w:rsidR="004A328C" w:rsidRPr="00DF6DC0" w:rsidRDefault="00816999" w:rsidP="00362441">
            <w:pPr>
              <w:pBdr>
                <w:top w:val="nil"/>
                <w:left w:val="nil"/>
                <w:bottom w:val="nil"/>
                <w:right w:val="nil"/>
                <w:between w:val="nil"/>
              </w:pBdr>
              <w:bidi/>
              <w:spacing w:line="360" w:lineRule="auto"/>
              <w:ind w:left="0" w:hanging="2"/>
              <w:rPr>
                <w:rFonts w:ascii="Open Sans" w:hAnsi="Open Sans"/>
                <w:color w:val="000000"/>
                <w:sz w:val="24"/>
                <w:szCs w:val="24"/>
                <w:highlight w:val="yellow"/>
                <w:rtl/>
              </w:rPr>
            </w:pPr>
            <w:r>
              <w:rPr>
                <w:rFonts w:ascii="Open Sans" w:hAnsi="Open Sans" w:hint="cs"/>
                <w:b/>
                <w:bCs/>
                <w:color w:val="000000"/>
                <w:sz w:val="24"/>
                <w:szCs w:val="24"/>
                <w:rtl/>
              </w:rPr>
              <w:t xml:space="preserve">ج </w:t>
            </w:r>
            <w:r>
              <w:rPr>
                <w:rFonts w:ascii="Open Sans" w:hAnsi="Open Sans" w:hint="cs"/>
                <w:sz w:val="24"/>
                <w:szCs w:val="24"/>
                <w:rtl/>
              </w:rPr>
              <w:t xml:space="preserve">تخطيط وتصميم </w:t>
            </w:r>
            <w:r>
              <w:rPr>
                <w:rFonts w:ascii="Open Sans" w:hAnsi="Open Sans" w:hint="cs"/>
                <w:color w:val="000000"/>
                <w:sz w:val="24"/>
                <w:szCs w:val="24"/>
                <w:rtl/>
              </w:rPr>
              <w:t>قوائم طعام صحية</w:t>
            </w:r>
          </w:p>
        </w:tc>
        <w:tc>
          <w:tcPr>
            <w:tcW w:w="3182" w:type="dxa"/>
          </w:tcPr>
          <w:p w14:paraId="14E42387" w14:textId="77ED273C" w:rsidR="004A328C" w:rsidRPr="00DF6DC0" w:rsidRDefault="004A328C" w:rsidP="00362441">
            <w:pPr>
              <w:pBdr>
                <w:top w:val="nil"/>
                <w:left w:val="nil"/>
                <w:bottom w:val="nil"/>
                <w:right w:val="nil"/>
                <w:between w:val="nil"/>
              </w:pBdr>
              <w:bidi/>
              <w:spacing w:line="360" w:lineRule="auto"/>
              <w:ind w:left="0" w:hanging="2"/>
              <w:rPr>
                <w:rFonts w:ascii="Open Sans" w:eastAsia="Open Sans" w:hAnsi="Open Sans"/>
                <w:color w:val="000000"/>
                <w:sz w:val="24"/>
                <w:szCs w:val="24"/>
                <w:highlight w:val="yellow"/>
                <w:rtl/>
              </w:rPr>
            </w:pPr>
            <w:r>
              <w:rPr>
                <w:rFonts w:ascii="Open Sans" w:hAnsi="Open Sans" w:hint="cs"/>
                <w:color w:val="000000"/>
                <w:sz w:val="24"/>
                <w:szCs w:val="24"/>
                <w:rtl/>
              </w:rPr>
              <w:t>ج1 العناصر الغذائية ومصادرها.</w:t>
            </w:r>
          </w:p>
          <w:p w14:paraId="63C2B21F" w14:textId="6662C3FD" w:rsidR="004A328C" w:rsidRPr="00DF6DC0" w:rsidRDefault="004A328C" w:rsidP="004B7E6E">
            <w:pPr>
              <w:pBdr>
                <w:top w:val="nil"/>
                <w:left w:val="nil"/>
                <w:bottom w:val="nil"/>
                <w:right w:val="nil"/>
                <w:between w:val="nil"/>
              </w:pBdr>
              <w:bidi/>
              <w:spacing w:before="80" w:after="60" w:line="360" w:lineRule="auto"/>
              <w:ind w:left="0" w:right="97" w:hanging="2"/>
              <w:rPr>
                <w:rFonts w:ascii="Open Sans" w:hAnsi="Open Sans"/>
                <w:color w:val="000000"/>
                <w:sz w:val="24"/>
                <w:szCs w:val="24"/>
                <w:rtl/>
              </w:rPr>
            </w:pPr>
            <w:r>
              <w:rPr>
                <w:rFonts w:ascii="Open Sans" w:hAnsi="Open Sans" w:hint="cs"/>
                <w:color w:val="000000"/>
                <w:sz w:val="24"/>
                <w:szCs w:val="24"/>
                <w:rtl/>
              </w:rPr>
              <w:t>ج2 توصيات لتناول الطعام الصحي.</w:t>
            </w:r>
          </w:p>
          <w:p w14:paraId="3A39C911" w14:textId="6B966FC7" w:rsidR="004A328C" w:rsidRPr="00DF6DC0" w:rsidRDefault="004A328C" w:rsidP="004B7E6E">
            <w:pPr>
              <w:pBdr>
                <w:top w:val="nil"/>
                <w:left w:val="nil"/>
                <w:bottom w:val="nil"/>
                <w:right w:val="nil"/>
                <w:between w:val="nil"/>
              </w:pBdr>
              <w:bidi/>
              <w:spacing w:before="80" w:after="60" w:line="360" w:lineRule="auto"/>
              <w:ind w:left="0" w:right="277" w:hanging="2"/>
              <w:rPr>
                <w:rFonts w:ascii="Open Sans" w:hAnsi="Open Sans"/>
                <w:color w:val="000000"/>
                <w:sz w:val="24"/>
                <w:szCs w:val="24"/>
                <w:highlight w:val="yellow"/>
                <w:rtl/>
              </w:rPr>
            </w:pPr>
            <w:r>
              <w:rPr>
                <w:rFonts w:ascii="Open Sans" w:hAnsi="Open Sans" w:hint="cs"/>
                <w:color w:val="000000"/>
                <w:sz w:val="24"/>
                <w:szCs w:val="24"/>
                <w:rtl/>
              </w:rPr>
              <w:t>ج3 خطة قائمة طعام صحية.</w:t>
            </w:r>
          </w:p>
        </w:tc>
        <w:tc>
          <w:tcPr>
            <w:tcW w:w="2947" w:type="dxa"/>
            <w:tcBorders>
              <w:top w:val="single" w:sz="4" w:space="0" w:color="auto"/>
              <w:bottom w:val="single" w:sz="4" w:space="0" w:color="auto"/>
            </w:tcBorders>
          </w:tcPr>
          <w:p w14:paraId="55E3683E" w14:textId="01E1D70A" w:rsidR="004A328C" w:rsidRPr="00DF6DC0" w:rsidRDefault="004A328C" w:rsidP="00362441">
            <w:pPr>
              <w:pBdr>
                <w:top w:val="nil"/>
                <w:left w:val="nil"/>
                <w:bottom w:val="nil"/>
                <w:right w:val="nil"/>
                <w:between w:val="nil"/>
              </w:pBdr>
              <w:bidi/>
              <w:spacing w:before="80" w:after="60" w:line="360" w:lineRule="auto"/>
              <w:ind w:left="0" w:hanging="2"/>
              <w:rPr>
                <w:rFonts w:ascii="Open Sans" w:eastAsia="Open Sans" w:hAnsi="Open Sans"/>
                <w:color w:val="000000"/>
                <w:sz w:val="24"/>
                <w:szCs w:val="24"/>
                <w:rtl/>
              </w:rPr>
            </w:pPr>
            <w:r>
              <w:rPr>
                <w:rFonts w:ascii="Open Sans" w:hAnsi="Open Sans" w:hint="cs"/>
                <w:sz w:val="24"/>
                <w:szCs w:val="24"/>
                <w:rtl/>
              </w:rPr>
              <w:t>تخطيط وتصميم قائمة طعام صحية لمجموعة معينة من العملاء مع شرح العوامل التي تمت مراعاتها، وكيف تلبي القائمة احتياجات مجموعة العملاء.</w:t>
            </w:r>
          </w:p>
        </w:tc>
      </w:tr>
    </w:tbl>
    <w:p w14:paraId="371B680A" w14:textId="3B79B17A" w:rsidR="004E1D73" w:rsidRPr="00E3787C" w:rsidRDefault="009C2EF8" w:rsidP="000E3E8D">
      <w:pPr>
        <w:pBdr>
          <w:top w:val="nil"/>
          <w:left w:val="nil"/>
          <w:bottom w:val="nil"/>
          <w:right w:val="nil"/>
          <w:between w:val="nil"/>
        </w:pBdr>
        <w:bidi/>
        <w:spacing w:before="360" w:after="120" w:line="360" w:lineRule="auto"/>
        <w:ind w:leftChars="0" w:right="851" w:firstLineChars="0" w:firstLine="0"/>
        <w:rPr>
          <w:rFonts w:ascii="Open Sans" w:hAnsi="Open Sans"/>
          <w:b/>
          <w:color w:val="000000"/>
          <w:sz w:val="24"/>
          <w:szCs w:val="24"/>
          <w:rtl/>
        </w:rPr>
      </w:pPr>
      <w:r>
        <w:rPr>
          <w:rFonts w:ascii="Open Sans" w:hAnsi="Open Sans" w:hint="cs"/>
          <w:b/>
          <w:bCs/>
          <w:color w:val="000000"/>
          <w:sz w:val="24"/>
          <w:szCs w:val="24"/>
          <w:rtl/>
        </w:rPr>
        <w:t>توجيهات التقييم</w:t>
      </w:r>
    </w:p>
    <w:p w14:paraId="42509879" w14:textId="11C9F5C7" w:rsidR="006E361F" w:rsidRPr="00E3787C" w:rsidRDefault="006E361F" w:rsidP="000E3E8D">
      <w:pPr>
        <w:pBdr>
          <w:top w:val="nil"/>
          <w:left w:val="nil"/>
          <w:bottom w:val="nil"/>
          <w:right w:val="nil"/>
          <w:between w:val="nil"/>
        </w:pBdr>
        <w:bidi/>
        <w:spacing w:before="80" w:after="60" w:line="360" w:lineRule="auto"/>
        <w:ind w:leftChars="0" w:firstLineChars="0" w:firstLine="0"/>
        <w:textDirection w:val="lrTb"/>
        <w:rPr>
          <w:rFonts w:ascii="Open Sans" w:hAnsi="Open Sans"/>
          <w:color w:val="000000"/>
          <w:sz w:val="24"/>
          <w:szCs w:val="24"/>
          <w:rtl/>
        </w:rPr>
      </w:pPr>
      <w:r>
        <w:rPr>
          <w:rFonts w:ascii="Open Sans" w:hAnsi="Open Sans" w:hint="cs"/>
          <w:color w:val="000000"/>
          <w:sz w:val="24"/>
          <w:szCs w:val="24"/>
          <w:rtl/>
        </w:rPr>
        <w:t>يتم تقييم هذه الوحدة داخليًا.</w:t>
      </w:r>
      <w:r>
        <w:rPr>
          <w:rFonts w:ascii="Open Sans" w:hAnsi="Open Sans"/>
          <w:color w:val="000000"/>
          <w:sz w:val="24"/>
          <w:szCs w:val="24"/>
        </w:rPr>
        <w:t xml:space="preserve"> </w:t>
      </w:r>
      <w:r>
        <w:rPr>
          <w:rFonts w:ascii="Open Sans" w:hAnsi="Open Sans" w:hint="cs"/>
          <w:color w:val="000000"/>
          <w:sz w:val="24"/>
          <w:szCs w:val="24"/>
          <w:rtl/>
        </w:rPr>
        <w:t>يخصص لهذه الوحدة مهام تحصيلية بحد أقصى مهمتين.</w:t>
      </w:r>
      <w:r>
        <w:rPr>
          <w:rFonts w:ascii="Open Sans" w:hAnsi="Open Sans"/>
          <w:color w:val="000000"/>
          <w:sz w:val="24"/>
          <w:szCs w:val="24"/>
        </w:rPr>
        <w:t xml:space="preserve"> </w:t>
      </w:r>
      <w:r>
        <w:rPr>
          <w:rFonts w:ascii="Open Sans" w:hAnsi="Open Sans" w:hint="cs"/>
          <w:color w:val="000000"/>
          <w:sz w:val="24"/>
          <w:szCs w:val="24"/>
          <w:rtl/>
        </w:rPr>
        <w:t>يجب على المعلمين الرجوع إلى الإرشادات التوجيهية الخاصة بالتقييم الواردة في المواصفات للحصول على تفاصيل محددة، لا سيما فيما يتعلق بمتطلبات درجات النجاح والاستحقاق والتميّز.</w:t>
      </w:r>
    </w:p>
    <w:p w14:paraId="06C7E7AC" w14:textId="367BAA40" w:rsidR="00556F31" w:rsidRPr="00816999" w:rsidRDefault="005053F4" w:rsidP="000E3E8D">
      <w:pPr>
        <w:pBdr>
          <w:top w:val="nil"/>
          <w:left w:val="nil"/>
          <w:bottom w:val="nil"/>
          <w:right w:val="nil"/>
          <w:between w:val="nil"/>
        </w:pBdr>
        <w:bidi/>
        <w:spacing w:before="80" w:after="60" w:line="360" w:lineRule="auto"/>
        <w:ind w:leftChars="0" w:firstLineChars="0" w:firstLine="0"/>
        <w:textDirection w:val="lrTb"/>
        <w:rPr>
          <w:rFonts w:ascii="Open Sans" w:hAnsi="Open Sans"/>
          <w:color w:val="000000"/>
          <w:sz w:val="24"/>
          <w:szCs w:val="24"/>
          <w:rtl/>
        </w:rPr>
      </w:pPr>
      <w:r>
        <w:rPr>
          <w:rFonts w:ascii="Open Sans" w:hAnsi="Open Sans" w:hint="cs"/>
          <w:color w:val="000000"/>
          <w:sz w:val="24"/>
          <w:szCs w:val="24"/>
          <w:rtl/>
        </w:rPr>
        <w:t xml:space="preserve">يقترح أن يتم تقييم </w:t>
      </w:r>
      <w:r>
        <w:rPr>
          <w:rFonts w:ascii="Open Sans" w:hAnsi="Open Sans" w:hint="cs"/>
          <w:b/>
          <w:bCs/>
          <w:color w:val="000000"/>
          <w:sz w:val="24"/>
          <w:szCs w:val="24"/>
          <w:rtl/>
        </w:rPr>
        <w:t xml:space="preserve">أهداف التعلم (أ) و(ب) </w:t>
      </w:r>
      <w:r>
        <w:rPr>
          <w:rFonts w:ascii="Open Sans" w:hAnsi="Open Sans" w:hint="cs"/>
          <w:color w:val="000000"/>
          <w:sz w:val="24"/>
          <w:szCs w:val="24"/>
          <w:rtl/>
        </w:rPr>
        <w:t>من خلال كتيب مصور أو تقرير مكتوب.</w:t>
      </w:r>
      <w:r>
        <w:rPr>
          <w:rFonts w:ascii="Open Sans" w:hAnsi="Open Sans"/>
          <w:color w:val="000000"/>
          <w:sz w:val="24"/>
          <w:szCs w:val="24"/>
        </w:rPr>
        <w:t xml:space="preserve"> </w:t>
      </w:r>
      <w:r>
        <w:rPr>
          <w:rFonts w:ascii="Open Sans" w:hAnsi="Open Sans" w:hint="cs"/>
          <w:color w:val="000000"/>
          <w:sz w:val="24"/>
          <w:szCs w:val="24"/>
          <w:rtl/>
        </w:rPr>
        <w:t>ويتصفح الطلاب في الكتيب أو</w:t>
      </w:r>
      <w:r w:rsidR="00CA3F05">
        <w:rPr>
          <w:rFonts w:ascii="Open Sans" w:hAnsi="Open Sans" w:hint="eastAsia"/>
          <w:color w:val="000000"/>
          <w:sz w:val="24"/>
          <w:szCs w:val="24"/>
        </w:rPr>
        <w:t> </w:t>
      </w:r>
      <w:r>
        <w:rPr>
          <w:rFonts w:ascii="Open Sans" w:hAnsi="Open Sans" w:hint="cs"/>
          <w:color w:val="000000"/>
          <w:sz w:val="24"/>
          <w:szCs w:val="24"/>
          <w:rtl/>
        </w:rPr>
        <w:t>التقرير الأقسام الخاصة بتوفير الأطعمة والمشروبات في شركات الضيافة.</w:t>
      </w:r>
      <w:r>
        <w:rPr>
          <w:rFonts w:ascii="Open Sans" w:hAnsi="Open Sans"/>
          <w:color w:val="000000"/>
          <w:sz w:val="24"/>
          <w:szCs w:val="24"/>
        </w:rPr>
        <w:t xml:space="preserve"> </w:t>
      </w:r>
      <w:r>
        <w:rPr>
          <w:rFonts w:ascii="Open Sans" w:hAnsi="Open Sans" w:hint="cs"/>
          <w:color w:val="000000"/>
          <w:sz w:val="24"/>
          <w:szCs w:val="24"/>
          <w:rtl/>
        </w:rPr>
        <w:t>وسيشمل ذلك تحديد الممارسات الجيدة، لتعزيز أنماط الحياة الصحية داخل الشركة وأي اقتراحات لمجالات التحسين.</w:t>
      </w:r>
      <w:r>
        <w:rPr>
          <w:rFonts w:ascii="Open Sans" w:hAnsi="Open Sans"/>
          <w:color w:val="000000"/>
          <w:sz w:val="24"/>
          <w:szCs w:val="24"/>
        </w:rPr>
        <w:t xml:space="preserve"> </w:t>
      </w:r>
      <w:r>
        <w:rPr>
          <w:rFonts w:ascii="Open Sans" w:hAnsi="Open Sans" w:hint="cs"/>
          <w:color w:val="000000"/>
          <w:sz w:val="24"/>
          <w:szCs w:val="24"/>
          <w:rtl/>
        </w:rPr>
        <w:t>سيتمكن الطلاب من تحديد تركيبة نمط الحياة الصحي والعوامل الإيجابية والسلبية التي تؤثر على خيارات نمط الحياة.</w:t>
      </w:r>
      <w:r>
        <w:rPr>
          <w:rFonts w:ascii="Open Sans" w:hAnsi="Open Sans"/>
          <w:color w:val="000000"/>
          <w:sz w:val="24"/>
          <w:szCs w:val="24"/>
        </w:rPr>
        <w:t xml:space="preserve"> </w:t>
      </w:r>
      <w:r>
        <w:rPr>
          <w:rFonts w:ascii="Open Sans" w:hAnsi="Open Sans" w:hint="cs"/>
          <w:color w:val="000000"/>
          <w:sz w:val="24"/>
          <w:szCs w:val="24"/>
          <w:rtl/>
        </w:rPr>
        <w:t>وبإمكانهم شرح التأثيرات الإيجابية والسلبية التي</w:t>
      </w:r>
      <w:r w:rsidR="00CA3F05">
        <w:rPr>
          <w:rFonts w:ascii="Open Sans" w:hAnsi="Open Sans" w:hint="eastAsia"/>
          <w:color w:val="000000"/>
          <w:sz w:val="24"/>
          <w:szCs w:val="24"/>
        </w:rPr>
        <w:t> </w:t>
      </w:r>
      <w:r>
        <w:rPr>
          <w:rFonts w:ascii="Open Sans" w:hAnsi="Open Sans" w:hint="cs"/>
          <w:color w:val="000000"/>
          <w:sz w:val="24"/>
          <w:szCs w:val="24"/>
          <w:rtl/>
        </w:rPr>
        <w:t>يمكن أن يحدثها قطاع الضيافة على أنماط الحياة الصحية.</w:t>
      </w:r>
      <w:r>
        <w:rPr>
          <w:rFonts w:ascii="Open Sans" w:hAnsi="Open Sans"/>
          <w:color w:val="000000"/>
          <w:sz w:val="24"/>
          <w:szCs w:val="24"/>
        </w:rPr>
        <w:t xml:space="preserve"> </w:t>
      </w:r>
    </w:p>
    <w:p w14:paraId="636D1AB2" w14:textId="53000FBA" w:rsidR="005053F4" w:rsidRPr="00816999" w:rsidRDefault="00816999" w:rsidP="000E3E8D">
      <w:pPr>
        <w:pBdr>
          <w:top w:val="nil"/>
          <w:left w:val="nil"/>
          <w:bottom w:val="nil"/>
          <w:right w:val="nil"/>
          <w:between w:val="nil"/>
        </w:pBdr>
        <w:bidi/>
        <w:spacing w:before="80" w:after="60" w:line="360" w:lineRule="auto"/>
        <w:ind w:leftChars="0" w:firstLineChars="0" w:firstLine="0"/>
        <w:textDirection w:val="lrTb"/>
        <w:rPr>
          <w:rFonts w:ascii="Open Sans" w:hAnsi="Open Sans"/>
          <w:color w:val="000000"/>
          <w:sz w:val="24"/>
          <w:szCs w:val="24"/>
          <w:rtl/>
        </w:rPr>
      </w:pPr>
      <w:r>
        <w:rPr>
          <w:rFonts w:ascii="Open Sans" w:hAnsi="Open Sans" w:hint="cs"/>
          <w:color w:val="000000"/>
          <w:sz w:val="24"/>
          <w:szCs w:val="24"/>
          <w:rtl/>
        </w:rPr>
        <w:t>وسيحتاجون أيضًا إلى استكشاف الفوائد والقيود المفروضة على قطاع الضيافة فيما يتعلق بنمط الحياة الصحي.</w:t>
      </w:r>
    </w:p>
    <w:p w14:paraId="4BDE65B0" w14:textId="0B19F175" w:rsidR="005053F4" w:rsidRPr="00816999" w:rsidRDefault="005053F4" w:rsidP="000E3E8D">
      <w:pPr>
        <w:pBdr>
          <w:top w:val="nil"/>
          <w:left w:val="nil"/>
          <w:bottom w:val="nil"/>
          <w:right w:val="nil"/>
          <w:between w:val="nil"/>
        </w:pBdr>
        <w:bidi/>
        <w:spacing w:before="80" w:after="60" w:line="360" w:lineRule="auto"/>
        <w:ind w:leftChars="0" w:firstLineChars="0" w:firstLine="0"/>
        <w:textDirection w:val="lrTb"/>
        <w:rPr>
          <w:rFonts w:ascii="Open Sans" w:hAnsi="Open Sans"/>
          <w:color w:val="000000"/>
          <w:sz w:val="24"/>
          <w:szCs w:val="24"/>
          <w:rtl/>
        </w:rPr>
      </w:pPr>
      <w:r>
        <w:rPr>
          <w:rFonts w:ascii="Open Sans" w:hAnsi="Open Sans" w:hint="cs"/>
          <w:color w:val="000000"/>
          <w:sz w:val="24"/>
          <w:szCs w:val="24"/>
          <w:rtl/>
        </w:rPr>
        <w:t>لدعم الطلاب في كتابة تقاريرهم، ينبغي تشجيعهم على استخدام العناوين والعناوين الفرعية والتعليقات التوضيحية مثل</w:t>
      </w:r>
      <w:r w:rsidR="00CA3F05">
        <w:rPr>
          <w:rFonts w:ascii="Open Sans" w:hAnsi="Open Sans" w:hint="eastAsia"/>
          <w:color w:val="000000"/>
          <w:sz w:val="24"/>
          <w:szCs w:val="24"/>
        </w:rPr>
        <w:t> </w:t>
      </w:r>
      <w:r>
        <w:rPr>
          <w:rFonts w:ascii="Open Sans" w:hAnsi="Open Sans" w:hint="cs"/>
          <w:color w:val="000000"/>
          <w:sz w:val="24"/>
          <w:szCs w:val="24"/>
          <w:rtl/>
        </w:rPr>
        <w:t>الصور والرسوم البيانية لدعم التفسيرات.</w:t>
      </w:r>
    </w:p>
    <w:p w14:paraId="69F1903C" w14:textId="605A7E63" w:rsidR="005053F4" w:rsidRPr="00816999" w:rsidRDefault="005053F4" w:rsidP="000E3E8D">
      <w:pPr>
        <w:pBdr>
          <w:top w:val="nil"/>
          <w:left w:val="nil"/>
          <w:bottom w:val="nil"/>
          <w:right w:val="nil"/>
          <w:between w:val="nil"/>
        </w:pBdr>
        <w:bidi/>
        <w:spacing w:before="80" w:after="60" w:line="360" w:lineRule="auto"/>
        <w:ind w:leftChars="0" w:firstLineChars="0" w:firstLine="0"/>
        <w:textDirection w:val="lrTb"/>
        <w:rPr>
          <w:rFonts w:ascii="Open Sans" w:hAnsi="Open Sans"/>
          <w:color w:val="000000"/>
          <w:sz w:val="24"/>
          <w:szCs w:val="24"/>
          <w:rtl/>
        </w:rPr>
      </w:pPr>
      <w:r>
        <w:rPr>
          <w:rFonts w:ascii="Open Sans" w:hAnsi="Open Sans" w:hint="cs"/>
          <w:color w:val="000000"/>
          <w:sz w:val="24"/>
          <w:szCs w:val="24"/>
          <w:rtl/>
        </w:rPr>
        <w:t xml:space="preserve">يتطلب </w:t>
      </w:r>
      <w:r>
        <w:rPr>
          <w:rFonts w:ascii="Open Sans" w:hAnsi="Open Sans" w:hint="cs"/>
          <w:b/>
          <w:bCs/>
          <w:color w:val="000000"/>
          <w:sz w:val="24"/>
          <w:szCs w:val="24"/>
          <w:rtl/>
        </w:rPr>
        <w:t xml:space="preserve">هدف التعلم (ج) </w:t>
      </w:r>
      <w:r>
        <w:rPr>
          <w:rFonts w:ascii="Open Sans" w:hAnsi="Open Sans" w:hint="cs"/>
          <w:color w:val="000000"/>
          <w:sz w:val="24"/>
          <w:szCs w:val="24"/>
          <w:rtl/>
        </w:rPr>
        <w:t>من الطلاب تخطيط وتصميم قائمة طعام صحية، مكونة من ثلاثة أطباق لمجموعة عملاء محددة.</w:t>
      </w:r>
      <w:r>
        <w:rPr>
          <w:rFonts w:ascii="Open Sans" w:hAnsi="Open Sans"/>
          <w:color w:val="000000"/>
          <w:sz w:val="24"/>
          <w:szCs w:val="24"/>
        </w:rPr>
        <w:t xml:space="preserve"> </w:t>
      </w:r>
      <w:r>
        <w:rPr>
          <w:rFonts w:ascii="Open Sans" w:hAnsi="Open Sans" w:hint="cs"/>
          <w:color w:val="000000"/>
          <w:sz w:val="24"/>
          <w:szCs w:val="24"/>
          <w:rtl/>
        </w:rPr>
        <w:t>ستأخذ القوائم في الاعتبار المتطلبات الغذائية لمجموعة العملاء وأي متطلبات غذائية خاصة إضافية وتعليل اختيار الأطباق الثلاثة بالكامل.</w:t>
      </w:r>
      <w:r>
        <w:rPr>
          <w:rFonts w:ascii="Open Sans" w:hAnsi="Open Sans"/>
          <w:color w:val="000000"/>
          <w:sz w:val="24"/>
          <w:szCs w:val="24"/>
        </w:rPr>
        <w:t xml:space="preserve"> </w:t>
      </w:r>
    </w:p>
    <w:p w14:paraId="0FF88265" w14:textId="2B6DC6BE" w:rsidR="004A328C" w:rsidRPr="00E3787C" w:rsidDel="00706386" w:rsidRDefault="004A328C" w:rsidP="000E3E8D">
      <w:pPr>
        <w:suppressAutoHyphens w:val="0"/>
        <w:autoSpaceDE w:val="0"/>
        <w:autoSpaceDN w:val="0"/>
        <w:bidi/>
        <w:adjustRightInd w:val="0"/>
        <w:spacing w:line="360" w:lineRule="auto"/>
        <w:ind w:leftChars="0" w:firstLineChars="0" w:firstLine="0"/>
        <w:textDirection w:val="lrTb"/>
        <w:textAlignment w:val="auto"/>
        <w:outlineLvl w:val="9"/>
        <w:rPr>
          <w:del w:id="1" w:author="Claire Chester" w:date="2023-09-27T11:44:00Z"/>
          <w:rFonts w:ascii="Open Sans" w:hAnsi="Open Sans"/>
          <w:sz w:val="24"/>
          <w:szCs w:val="24"/>
          <w:rtl/>
        </w:rPr>
        <w:sectPr w:rsidR="004A328C" w:rsidRPr="00E3787C" w:rsidDel="00706386" w:rsidSect="000E3E8D">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709" w:left="1418" w:header="567" w:footer="243" w:gutter="0"/>
          <w:cols w:space="720" w:equalWidth="0">
            <w:col w:w="9360"/>
          </w:cols>
          <w:docGrid w:linePitch="272"/>
        </w:sectPr>
      </w:pPr>
    </w:p>
    <w:p w14:paraId="3CD24AC7" w14:textId="02D4A539" w:rsidR="004E1D73" w:rsidRPr="00E3787C" w:rsidRDefault="009C2EF8" w:rsidP="000E3E8D">
      <w:pPr>
        <w:pBdr>
          <w:top w:val="nil"/>
          <w:left w:val="nil"/>
          <w:bottom w:val="nil"/>
          <w:right w:val="nil"/>
          <w:between w:val="nil"/>
        </w:pBdr>
        <w:bidi/>
        <w:spacing w:line="360" w:lineRule="auto"/>
        <w:ind w:leftChars="0" w:firstLineChars="0" w:firstLine="0"/>
        <w:rPr>
          <w:rFonts w:ascii="Open Sans" w:hAnsi="Open Sans"/>
          <w:b/>
          <w:color w:val="000000"/>
          <w:sz w:val="24"/>
          <w:szCs w:val="24"/>
          <w:rtl/>
        </w:rPr>
      </w:pPr>
      <w:r>
        <w:rPr>
          <w:rFonts w:ascii="Open Sans" w:hAnsi="Open Sans" w:hint="cs"/>
          <w:b/>
          <w:bCs/>
          <w:color w:val="000000"/>
          <w:sz w:val="24"/>
          <w:szCs w:val="24"/>
          <w:rtl/>
        </w:rPr>
        <w:lastRenderedPageBreak/>
        <w:t>البدء</w:t>
      </w:r>
    </w:p>
    <w:p w14:paraId="6A8B7999" w14:textId="31AD23A2" w:rsidR="004E1D73" w:rsidRDefault="009C2EF8" w:rsidP="000E3E8D">
      <w:pPr>
        <w:pBdr>
          <w:top w:val="nil"/>
          <w:left w:val="nil"/>
          <w:bottom w:val="nil"/>
          <w:right w:val="nil"/>
          <w:between w:val="nil"/>
        </w:pBdr>
        <w:bidi/>
        <w:spacing w:before="120" w:after="120" w:line="360" w:lineRule="auto"/>
        <w:ind w:leftChars="0" w:firstLineChars="0" w:firstLine="0"/>
        <w:rPr>
          <w:rFonts w:ascii="Open Sans" w:hAnsi="Open Sans"/>
          <w:color w:val="000000"/>
          <w:sz w:val="24"/>
          <w:szCs w:val="24"/>
        </w:rPr>
      </w:pPr>
      <w:r>
        <w:rPr>
          <w:rFonts w:ascii="Open Sans" w:hAnsi="Open Sans" w:hint="cs"/>
          <w:color w:val="000000"/>
          <w:sz w:val="24"/>
          <w:szCs w:val="24"/>
          <w:rtl/>
        </w:rPr>
        <w:t>يوفر لك هذا مدخلاً لطريقة واحدة لتدريس هذه الوحدة، بناءً على نهج التقييم الموصى به الوارد في المواصفات.</w:t>
      </w:r>
    </w:p>
    <w:p w14:paraId="189F8AF0" w14:textId="3BA1DBE0" w:rsidR="000E3E8D" w:rsidRDefault="000E3E8D">
      <w:pPr>
        <w:bidi/>
        <w:ind w:left="0" w:hanging="2"/>
      </w:pPr>
    </w:p>
    <w:tbl>
      <w:tblPr>
        <w:tblStyle w:val="a0"/>
        <w:bidiVisual/>
        <w:tblW w:w="9072"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E3787C" w14:paraId="524E0E06" w14:textId="77777777" w:rsidTr="00E35496">
        <w:tc>
          <w:tcPr>
            <w:tcW w:w="9072" w:type="dxa"/>
            <w:tcBorders>
              <w:bottom w:val="single" w:sz="4" w:space="0" w:color="000000"/>
            </w:tcBorders>
            <w:shd w:val="clear" w:color="auto" w:fill="DAEEF3" w:themeFill="accent5" w:themeFillTint="33"/>
          </w:tcPr>
          <w:p w14:paraId="33800BB6" w14:textId="197AD73A" w:rsidR="00456C81" w:rsidRPr="00E3787C" w:rsidRDefault="00456C81" w:rsidP="00362441">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المقدمة</w:t>
            </w:r>
          </w:p>
        </w:tc>
      </w:tr>
      <w:tr w:rsidR="00456C81" w:rsidRPr="00E3787C" w14:paraId="571BFF5B" w14:textId="77777777" w:rsidTr="00E35496">
        <w:tc>
          <w:tcPr>
            <w:tcW w:w="9072" w:type="dxa"/>
            <w:shd w:val="clear" w:color="auto" w:fill="auto"/>
          </w:tcPr>
          <w:p w14:paraId="4FB1853D" w14:textId="77777777" w:rsidR="004A328C" w:rsidRPr="008968C0" w:rsidRDefault="004A328C" w:rsidP="00362441">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color w:val="000000"/>
                <w:sz w:val="24"/>
                <w:szCs w:val="24"/>
                <w:rtl/>
              </w:rPr>
              <w:t>تطلب هذه الوحدة من الطلاب تطوير معرفتهم بمبادئ التغذية والأغذية الصحية والأنظمة الغذائية الخاصة.</w:t>
            </w:r>
            <w:r>
              <w:rPr>
                <w:rFonts w:ascii="Open Sans" w:hAnsi="Open Sans"/>
                <w:color w:val="000000"/>
                <w:sz w:val="24"/>
                <w:szCs w:val="24"/>
              </w:rPr>
              <w:t xml:space="preserve"> </w:t>
            </w:r>
            <w:r>
              <w:rPr>
                <w:rFonts w:ascii="Open Sans" w:hAnsi="Open Sans" w:hint="cs"/>
                <w:color w:val="000000"/>
                <w:sz w:val="24"/>
                <w:szCs w:val="24"/>
                <w:rtl/>
              </w:rPr>
              <w:t>سيستخدم الطلاب هذه المعرفة لبحث توفير الطعام وتخطيط قوائم الطعام المناسبة للاحتياجات الغذائية المحددة لمختلف الأشخاص.</w:t>
            </w:r>
            <w:r>
              <w:rPr>
                <w:rFonts w:ascii="Open Sans" w:hAnsi="Open Sans"/>
                <w:color w:val="000000"/>
                <w:sz w:val="24"/>
                <w:szCs w:val="24"/>
              </w:rPr>
              <w:t xml:space="preserve"> </w:t>
            </w:r>
          </w:p>
          <w:p w14:paraId="68515943" w14:textId="77777777" w:rsidR="004A328C" w:rsidRDefault="004A328C" w:rsidP="00362441">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ابدأ بمناقشة جماعية تسأل فيها الطلاب عن معرفتهم بالطعام الصحي، واسألهم عما إذا كان أي شخص لديه أي معرفة أو خبرة شخصية بمتطلبات غذائية محددة.</w:t>
            </w:r>
            <w:r>
              <w:rPr>
                <w:rFonts w:ascii="Open Sans" w:hAnsi="Open Sans"/>
                <w:color w:val="000000"/>
                <w:sz w:val="24"/>
                <w:szCs w:val="24"/>
              </w:rPr>
              <w:t xml:space="preserve"> </w:t>
            </w:r>
          </w:p>
          <w:p w14:paraId="586934D0" w14:textId="6DE97F46" w:rsidR="004A328C" w:rsidRPr="00E3787C" w:rsidRDefault="001D1C67" w:rsidP="00362441">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لا توجد حاجة إلى مرافق متخصصة لتدريس هذه الوحدة.</w:t>
            </w:r>
            <w:r>
              <w:rPr>
                <w:rFonts w:ascii="Open Sans" w:hAnsi="Open Sans"/>
                <w:color w:val="000000"/>
                <w:sz w:val="24"/>
                <w:szCs w:val="24"/>
              </w:rPr>
              <w:t xml:space="preserve"> </w:t>
            </w:r>
            <w:r>
              <w:rPr>
                <w:rFonts w:ascii="Open Sans" w:hAnsi="Open Sans" w:hint="cs"/>
                <w:color w:val="000000"/>
                <w:sz w:val="24"/>
                <w:szCs w:val="24"/>
                <w:rtl/>
              </w:rPr>
              <w:t>يجب أن يتمتع الطلاب بإمكانية الوصول إلى معلومات حول التغذية وتوفير الإنترنت حتى يتمكنوا من إجراء الأبحاث.</w:t>
            </w:r>
          </w:p>
        </w:tc>
      </w:tr>
      <w:tr w:rsidR="004E1D73" w:rsidRPr="00E3787C" w14:paraId="241FE334" w14:textId="77777777" w:rsidTr="00E35496">
        <w:tc>
          <w:tcPr>
            <w:tcW w:w="9072" w:type="dxa"/>
            <w:shd w:val="clear" w:color="auto" w:fill="DAEEF3" w:themeFill="accent5" w:themeFillTint="33"/>
          </w:tcPr>
          <w:p w14:paraId="54783F43" w14:textId="6D2DA9A0" w:rsidR="004E1D73" w:rsidRPr="00E3787C" w:rsidRDefault="009C2EF8" w:rsidP="00362441">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هدف التعلم (أ):</w:t>
            </w:r>
            <w:r>
              <w:rPr>
                <w:rFonts w:ascii="Open Sans" w:hAnsi="Open Sans"/>
                <w:b/>
                <w:bCs/>
                <w:color w:val="000000"/>
                <w:sz w:val="24"/>
                <w:szCs w:val="24"/>
              </w:rPr>
              <w:t xml:space="preserve"> </w:t>
            </w:r>
            <w:r>
              <w:rPr>
                <w:rFonts w:ascii="Open Sans" w:hAnsi="Open Sans" w:hint="cs"/>
                <w:b/>
                <w:bCs/>
                <w:color w:val="000000"/>
                <w:sz w:val="24"/>
                <w:szCs w:val="24"/>
                <w:rtl/>
              </w:rPr>
              <w:t>فهم تعريف نمط الحياة الصحي والعوامل المؤثرة عليه</w:t>
            </w:r>
          </w:p>
        </w:tc>
      </w:tr>
      <w:tr w:rsidR="004E1D73" w:rsidRPr="00E3787C" w14:paraId="6326F120" w14:textId="77777777" w:rsidTr="00E35496">
        <w:trPr>
          <w:trHeight w:val="710"/>
        </w:trPr>
        <w:tc>
          <w:tcPr>
            <w:tcW w:w="9072" w:type="dxa"/>
          </w:tcPr>
          <w:p w14:paraId="3A9DB4CC" w14:textId="77777777" w:rsidR="004A328C" w:rsidRPr="00C36605" w:rsidRDefault="004A328C" w:rsidP="00362441">
            <w:pPr>
              <w:pStyle w:val="ListParagraph"/>
              <w:numPr>
                <w:ilvl w:val="0"/>
                <w:numId w:val="34"/>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يتعلق هدف التعلم (أ) بالجوانب المختلفة التي تؤثر على نمط الحياة الصحي.</w:t>
            </w:r>
            <w:r>
              <w:rPr>
                <w:rFonts w:ascii="Open Sans" w:hAnsi="Open Sans"/>
                <w:color w:val="000000"/>
                <w:sz w:val="24"/>
                <w:szCs w:val="24"/>
              </w:rPr>
              <w:t xml:space="preserve"> </w:t>
            </w:r>
          </w:p>
          <w:p w14:paraId="63E6D4E3" w14:textId="77777777" w:rsidR="00DF6DC0" w:rsidRPr="00DF6DC0" w:rsidRDefault="000C0349" w:rsidP="00362441">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الموضوع أ1</w:t>
            </w:r>
            <w:r>
              <w:rPr>
                <w:rFonts w:ascii="Open Sans" w:hAnsi="Open Sans"/>
                <w:b/>
                <w:bCs/>
                <w:color w:val="000000"/>
                <w:sz w:val="24"/>
                <w:szCs w:val="24"/>
              </w:rPr>
              <w:t xml:space="preserve"> </w:t>
            </w:r>
          </w:p>
          <w:p w14:paraId="666440E1" w14:textId="223B9C45" w:rsidR="000C0349" w:rsidRPr="00DF6DC0" w:rsidRDefault="00D453C5" w:rsidP="00362441">
            <w:pPr>
              <w:pStyle w:val="ListParagraph"/>
              <w:numPr>
                <w:ilvl w:val="0"/>
                <w:numId w:val="33"/>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تحديد نمط حياة صحي، يمكنك البدء في تقديم هذه الوحدة من خلال طرح سؤال على مسمع الطلاب عن سبب شعورهم بأهمية التزام الفرد بأسلوب حياة صحي واعقد مناقشة داخل الصف.</w:t>
            </w:r>
            <w:r>
              <w:rPr>
                <w:rFonts w:ascii="Open Sans" w:hAnsi="Open Sans"/>
                <w:color w:val="000000"/>
                <w:sz w:val="24"/>
                <w:szCs w:val="24"/>
              </w:rPr>
              <w:t xml:space="preserve"> </w:t>
            </w:r>
            <w:r>
              <w:rPr>
                <w:rFonts w:ascii="Open Sans" w:hAnsi="Open Sans" w:hint="cs"/>
                <w:color w:val="000000"/>
                <w:sz w:val="24"/>
                <w:szCs w:val="24"/>
                <w:rtl/>
              </w:rPr>
              <w:t>وسيساعدك ذلك على تحديد معرفتهم الحالية.</w:t>
            </w:r>
            <w:r>
              <w:rPr>
                <w:rFonts w:ascii="Open Sans" w:hAnsi="Open Sans"/>
                <w:color w:val="000000"/>
                <w:sz w:val="24"/>
                <w:szCs w:val="24"/>
              </w:rPr>
              <w:t xml:space="preserve"> </w:t>
            </w:r>
          </w:p>
          <w:p w14:paraId="6E0B3635" w14:textId="24810A3F" w:rsidR="004A328C" w:rsidRDefault="004A328C" w:rsidP="00362441">
            <w:pPr>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سيساعد العرض التقديمي الطلاب على فهم تكوين نمط الحياة الصحي، بما في ذلك نقاط مثل النظام الغذائي وممارسة الرياضة وخيارات نمط الحياة.</w:t>
            </w:r>
            <w:r>
              <w:rPr>
                <w:rFonts w:ascii="Open Sans" w:hAnsi="Open Sans"/>
                <w:color w:val="000000"/>
                <w:sz w:val="24"/>
                <w:szCs w:val="24"/>
              </w:rPr>
              <w:t xml:space="preserve"> </w:t>
            </w:r>
            <w:r>
              <w:rPr>
                <w:rFonts w:ascii="Open Sans" w:hAnsi="Open Sans" w:hint="cs"/>
                <w:color w:val="000000"/>
                <w:sz w:val="24"/>
                <w:szCs w:val="24"/>
                <w:rtl/>
              </w:rPr>
              <w:t>اختبر معرفة الطلاب للتحقق من فهمهم.</w:t>
            </w:r>
            <w:r>
              <w:rPr>
                <w:rFonts w:ascii="Open Sans" w:hAnsi="Open Sans"/>
                <w:color w:val="000000"/>
                <w:sz w:val="24"/>
                <w:szCs w:val="24"/>
              </w:rPr>
              <w:t xml:space="preserve"> </w:t>
            </w:r>
            <w:r>
              <w:rPr>
                <w:rFonts w:ascii="Open Sans" w:hAnsi="Open Sans" w:hint="cs"/>
                <w:color w:val="000000"/>
                <w:sz w:val="24"/>
                <w:szCs w:val="24"/>
                <w:rtl/>
              </w:rPr>
              <w:t>يمكن استخدام شرائح الباور بوينت 5– 7، التي تحمل عنوان "تعريف نمط الحياة الصحي"، لدعم فهم أنماط الحياة الصحية.</w:t>
            </w:r>
            <w:r>
              <w:rPr>
                <w:rFonts w:ascii="Open Sans" w:hAnsi="Open Sans"/>
                <w:color w:val="000000"/>
                <w:sz w:val="24"/>
                <w:szCs w:val="24"/>
              </w:rPr>
              <w:t xml:space="preserve"> </w:t>
            </w:r>
          </w:p>
          <w:p w14:paraId="3818533F" w14:textId="7572F8E8" w:rsidR="00106128" w:rsidRPr="0070169F" w:rsidRDefault="00106128"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40FAC11" w14:textId="6E7D705A" w:rsidR="00C36605" w:rsidRPr="00786B51" w:rsidRDefault="00106128" w:rsidP="00786B51">
            <w:pPr>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Pr>
            </w:pPr>
            <w:r>
              <w:rPr>
                <w:rFonts w:ascii="Open Sans" w:hAnsi="Open Sans" w:hint="cs"/>
                <w:color w:val="000000"/>
                <w:sz w:val="24"/>
                <w:szCs w:val="24"/>
                <w:rtl/>
              </w:rPr>
              <w:t>يمكن للطلاب، بعد تقسيمهم إلى مجموعات صغيرة، مناقشة ما يعتقدون أنه من أهم المبادئ التوجيهية التي يجب تطبيقها عند اتباع خطة لتناول الطعام الصحي.</w:t>
            </w:r>
            <w:r>
              <w:rPr>
                <w:rFonts w:ascii="Open Sans" w:hAnsi="Open Sans"/>
                <w:color w:val="000000"/>
                <w:sz w:val="24"/>
                <w:szCs w:val="24"/>
              </w:rPr>
              <w:t xml:space="preserve"> </w:t>
            </w:r>
            <w:r>
              <w:rPr>
                <w:rFonts w:ascii="Open Sans" w:hAnsi="Open Sans" w:hint="cs"/>
                <w:color w:val="000000"/>
                <w:sz w:val="24"/>
                <w:szCs w:val="24"/>
                <w:rtl/>
              </w:rPr>
              <w:t>يمكن للطلاب تقديم تعليقات حول أفكارهم لبقية الصف.</w:t>
            </w:r>
          </w:p>
          <w:p w14:paraId="02DC8930" w14:textId="24C2C34C" w:rsidR="001B4564" w:rsidRPr="0070169F" w:rsidRDefault="001B4564"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6BAE0E51" w14:textId="4D2F7508" w:rsidR="001B4564" w:rsidRPr="00816999" w:rsidRDefault="001B4564"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 xml:space="preserve">استخدم النشاط الوارد في </w:t>
            </w:r>
            <w:r w:rsidR="00515E3B">
              <w:rPr>
                <w:rFonts w:ascii="Open Sans" w:hAnsi="Open Sans" w:hint="cs"/>
                <w:color w:val="000000"/>
                <w:sz w:val="24"/>
                <w:szCs w:val="24"/>
                <w:rtl/>
              </w:rPr>
              <w:t>كتاب الطالب</w:t>
            </w:r>
            <w:r>
              <w:rPr>
                <w:rFonts w:ascii="Open Sans" w:hAnsi="Open Sans" w:hint="cs"/>
                <w:color w:val="000000"/>
                <w:sz w:val="24"/>
                <w:szCs w:val="24"/>
                <w:rtl/>
              </w:rPr>
              <w:t xml:space="preserve"> بعنوان "ما مدى صحة نظامك الغذائي؟" لمساعدة الطلاب على تحديد مدى صحة نظامهم الغذائي.</w:t>
            </w:r>
            <w:r>
              <w:rPr>
                <w:rFonts w:ascii="Open Sans" w:hAnsi="Open Sans"/>
                <w:color w:val="000000"/>
                <w:sz w:val="24"/>
                <w:szCs w:val="24"/>
              </w:rPr>
              <w:t xml:space="preserve"> </w:t>
            </w:r>
            <w:r>
              <w:rPr>
                <w:rFonts w:ascii="Open Sans" w:hAnsi="Open Sans" w:hint="cs"/>
                <w:color w:val="000000"/>
                <w:sz w:val="24"/>
                <w:szCs w:val="24"/>
                <w:rtl/>
              </w:rPr>
              <w:t>يقوم الطلاب بمشاركة تعليقاتهم مع الصف لمناقشتها.</w:t>
            </w:r>
            <w:r>
              <w:rPr>
                <w:rFonts w:ascii="Open Sans" w:hAnsi="Open Sans"/>
                <w:color w:val="000000"/>
                <w:sz w:val="24"/>
                <w:szCs w:val="24"/>
              </w:rPr>
              <w:t xml:space="preserve"> </w:t>
            </w:r>
          </w:p>
          <w:p w14:paraId="26AC957A" w14:textId="6CE86328" w:rsidR="00106128" w:rsidRPr="00106128" w:rsidRDefault="00106128"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C9245BF" w14:textId="5D4C306B" w:rsidR="001B4564" w:rsidRPr="00786B51" w:rsidRDefault="00106128" w:rsidP="00362441">
            <w:pPr>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Pr>
            </w:pPr>
            <w:r>
              <w:rPr>
                <w:rFonts w:ascii="Open Sans" w:hAnsi="Open Sans" w:hint="cs"/>
                <w:color w:val="000000"/>
                <w:sz w:val="24"/>
                <w:szCs w:val="24"/>
                <w:rtl/>
              </w:rPr>
              <w:t>ناقش في مجموعات صغيرة مدى تأثير ممارسة التمارين الرياضية واللياقة البدنية واختيار نمط حياة صحي على نمط الحياة.</w:t>
            </w:r>
            <w:r>
              <w:rPr>
                <w:rFonts w:ascii="Open Sans" w:hAnsi="Open Sans"/>
                <w:color w:val="000000"/>
                <w:sz w:val="24"/>
                <w:szCs w:val="24"/>
              </w:rPr>
              <w:t xml:space="preserve"> </w:t>
            </w:r>
            <w:r>
              <w:rPr>
                <w:rFonts w:ascii="Open Sans" w:hAnsi="Open Sans" w:hint="cs"/>
                <w:color w:val="000000"/>
                <w:sz w:val="24"/>
                <w:szCs w:val="24"/>
                <w:rtl/>
              </w:rPr>
              <w:t>يمكن للطلاب مناقشة ما إذا كانت أي من النقاط الواردة في شريحة الباور بوينت 7 تنطبق عليهم.</w:t>
            </w:r>
            <w:r>
              <w:t xml:space="preserve"> </w:t>
            </w:r>
          </w:p>
          <w:p w14:paraId="2F4AF63B" w14:textId="0C66F41F" w:rsidR="001B4564" w:rsidRPr="00816999" w:rsidRDefault="001B4564"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lastRenderedPageBreak/>
              <w:t>نشاط التقييم التكويني</w:t>
            </w:r>
          </w:p>
          <w:p w14:paraId="4D810914" w14:textId="76224DDD" w:rsidR="00106128" w:rsidRDefault="001B4564" w:rsidP="00362441">
            <w:pPr>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 xml:space="preserve">يمكن هنا استخدام الأنشطة الواردة في </w:t>
            </w:r>
            <w:r w:rsidR="00515E3B">
              <w:rPr>
                <w:rFonts w:ascii="Open Sans" w:hAnsi="Open Sans" w:hint="cs"/>
                <w:color w:val="000000"/>
                <w:sz w:val="24"/>
                <w:szCs w:val="24"/>
                <w:rtl/>
              </w:rPr>
              <w:t>كتاب الطالب</w:t>
            </w:r>
            <w:r>
              <w:rPr>
                <w:rFonts w:ascii="Open Sans" w:hAnsi="Open Sans" w:hint="cs"/>
                <w:color w:val="000000"/>
                <w:sz w:val="24"/>
                <w:szCs w:val="24"/>
                <w:rtl/>
              </w:rPr>
              <w:t xml:space="preserve"> بعنوان "كم عدد المرات التي تمارس فيها الرياضة؟" و"التحقق من عادات نومك" لمناقشة أهمية التمارين الرياضية واختيارات نمط الحياة لنمط حياة صحي.</w:t>
            </w:r>
          </w:p>
          <w:p w14:paraId="724CE7BF" w14:textId="0B638B74" w:rsidR="00C36605" w:rsidRDefault="00C36605" w:rsidP="00362441">
            <w:pPr>
              <w:pBdr>
                <w:top w:val="nil"/>
                <w:left w:val="nil"/>
                <w:bottom w:val="nil"/>
                <w:right w:val="nil"/>
                <w:between w:val="nil"/>
              </w:pBdr>
              <w:bidi/>
              <w:spacing w:before="60" w:after="60" w:line="360" w:lineRule="auto"/>
              <w:ind w:leftChars="0" w:left="28" w:firstLineChars="0" w:firstLine="0"/>
              <w:rPr>
                <w:rFonts w:ascii="Open Sans" w:hAnsi="Open Sans"/>
                <w:color w:val="000000"/>
                <w:sz w:val="24"/>
                <w:szCs w:val="24"/>
                <w:rtl/>
              </w:rPr>
            </w:pPr>
            <w:r>
              <w:rPr>
                <w:rFonts w:ascii="Open Sans" w:hAnsi="Open Sans" w:hint="cs"/>
                <w:b/>
                <w:bCs/>
                <w:color w:val="000000"/>
                <w:sz w:val="24"/>
                <w:szCs w:val="24"/>
                <w:rtl/>
              </w:rPr>
              <w:t>الموضوع  أ2</w:t>
            </w:r>
          </w:p>
          <w:p w14:paraId="372EB8ED" w14:textId="343CDADE" w:rsidR="00D453C5" w:rsidRPr="0070169F" w:rsidRDefault="006718B1" w:rsidP="00362441">
            <w:pPr>
              <w:pBdr>
                <w:top w:val="nil"/>
                <w:left w:val="nil"/>
                <w:bottom w:val="nil"/>
                <w:right w:val="nil"/>
                <w:between w:val="nil"/>
              </w:pBdr>
              <w:bidi/>
              <w:spacing w:before="60" w:after="60" w:line="360" w:lineRule="auto"/>
              <w:ind w:leftChars="0" w:left="33" w:firstLineChars="0" w:firstLine="0"/>
              <w:rPr>
                <w:rFonts w:ascii="Open Sans" w:hAnsi="Open Sans"/>
                <w:color w:val="000000"/>
                <w:sz w:val="24"/>
                <w:szCs w:val="24"/>
                <w:rtl/>
              </w:rPr>
            </w:pPr>
            <w:r>
              <w:rPr>
                <w:rFonts w:ascii="Open Sans" w:hAnsi="Open Sans" w:hint="cs"/>
                <w:b/>
                <w:bCs/>
                <w:color w:val="000000"/>
                <w:sz w:val="24"/>
                <w:szCs w:val="24"/>
                <w:rtl/>
              </w:rPr>
              <w:t>المهام البحثية/دراسات الحالة</w:t>
            </w:r>
          </w:p>
          <w:p w14:paraId="3F2B7861" w14:textId="0FD16924" w:rsidR="004A328C" w:rsidRPr="00C36605" w:rsidRDefault="00D453C5" w:rsidP="00362441">
            <w:pPr>
              <w:pStyle w:val="ListParagraph"/>
              <w:numPr>
                <w:ilvl w:val="0"/>
                <w:numId w:val="18"/>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أهمية نمط الحياة الصحي، قسّم الطلاب إلى مجموعات صغيرة وأعطهم مجموعة من الأمثلة على المخاطر التي ينطوي عليها عدم الالتزام بنمط حياة صحي.</w:t>
            </w:r>
            <w:r>
              <w:rPr>
                <w:rFonts w:ascii="Open Sans" w:hAnsi="Open Sans"/>
                <w:color w:val="000000"/>
                <w:sz w:val="24"/>
                <w:szCs w:val="24"/>
              </w:rPr>
              <w:t xml:space="preserve"> </w:t>
            </w:r>
            <w:r>
              <w:rPr>
                <w:rFonts w:ascii="Open Sans" w:hAnsi="Open Sans" w:hint="cs"/>
                <w:color w:val="000000"/>
                <w:sz w:val="24"/>
                <w:szCs w:val="24"/>
                <w:rtl/>
              </w:rPr>
              <w:t>ويمكن أن يشمل ذلك البحث عن مستوى السمنة في الدولة ودراسة تأثير ذلك على صحة الأفراد.</w:t>
            </w:r>
            <w:r>
              <w:rPr>
                <w:rFonts w:ascii="Open Sans" w:hAnsi="Open Sans"/>
                <w:color w:val="000000"/>
                <w:sz w:val="24"/>
                <w:szCs w:val="24"/>
              </w:rPr>
              <w:t xml:space="preserve"> </w:t>
            </w:r>
            <w:r>
              <w:rPr>
                <w:rFonts w:ascii="Open Sans" w:hAnsi="Open Sans" w:hint="cs"/>
                <w:color w:val="000000"/>
                <w:sz w:val="24"/>
                <w:szCs w:val="24"/>
                <w:rtl/>
              </w:rPr>
              <w:t>يجب على الطلاب تقديم تعليقات على أفكارهم لبقية المجموعة.</w:t>
            </w:r>
            <w:r>
              <w:rPr>
                <w:rFonts w:ascii="Open Sans" w:hAnsi="Open Sans"/>
                <w:color w:val="000000"/>
                <w:sz w:val="24"/>
                <w:szCs w:val="24"/>
              </w:rPr>
              <w:t xml:space="preserve"> </w:t>
            </w:r>
          </w:p>
          <w:p w14:paraId="7DD87CC9" w14:textId="65CC4C4C" w:rsidR="006718B1" w:rsidRPr="00816999" w:rsidRDefault="006718B1"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مناقشة الموضوع</w:t>
            </w:r>
          </w:p>
          <w:p w14:paraId="6EDD24FA" w14:textId="1E2BB0E1" w:rsidR="006718B1" w:rsidRDefault="006718B1" w:rsidP="00362441">
            <w:pPr>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استخدم شريحتي الباور بوينت 8 و9 بعنوان "أهمية نمط الحياة الصحي" لتعزيز التعلم للموضوع أ2.</w:t>
            </w:r>
            <w:r>
              <w:rPr>
                <w:rFonts w:ascii="Open Sans" w:hAnsi="Open Sans"/>
                <w:color w:val="000000"/>
                <w:sz w:val="24"/>
                <w:szCs w:val="24"/>
              </w:rPr>
              <w:t xml:space="preserve"> </w:t>
            </w:r>
            <w:r>
              <w:rPr>
                <w:rFonts w:ascii="Open Sans" w:hAnsi="Open Sans" w:hint="cs"/>
                <w:color w:val="000000"/>
                <w:sz w:val="24"/>
                <w:szCs w:val="24"/>
                <w:rtl/>
              </w:rPr>
              <w:t>اطلب من الطلاب الإضافة إلى النقاط الموجودة على الشريحة وما إذا كانت أي من النقاط الواردة في الشريحة أكثر أهمية من غيرها.</w:t>
            </w:r>
            <w:r>
              <w:rPr>
                <w:rFonts w:ascii="Open Sans" w:hAnsi="Open Sans"/>
                <w:color w:val="000000"/>
                <w:sz w:val="24"/>
                <w:szCs w:val="24"/>
              </w:rPr>
              <w:t xml:space="preserve"> </w:t>
            </w:r>
          </w:p>
          <w:p w14:paraId="1502A950" w14:textId="77777777" w:rsidR="00C36605" w:rsidRPr="00C36605" w:rsidRDefault="004A328C" w:rsidP="00362441">
            <w:pPr>
              <w:tabs>
                <w:tab w:val="left" w:pos="453"/>
              </w:tabs>
              <w:bidi/>
              <w:spacing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الموضوع أ3</w:t>
            </w:r>
          </w:p>
          <w:p w14:paraId="3C880A49" w14:textId="1353E847" w:rsidR="004A328C" w:rsidRPr="00C36605" w:rsidRDefault="00D453C5" w:rsidP="00362441">
            <w:pPr>
              <w:pStyle w:val="ListParagraph"/>
              <w:numPr>
                <w:ilvl w:val="0"/>
                <w:numId w:val="18"/>
              </w:numPr>
              <w:tabs>
                <w:tab w:val="left" w:pos="453"/>
              </w:tabs>
              <w:bidi/>
              <w:spacing w:line="360" w:lineRule="auto"/>
              <w:ind w:leftChars="0" w:left="457" w:firstLineChars="0" w:hanging="457"/>
              <w:rPr>
                <w:rFonts w:ascii="Open Sans" w:hAnsi="Open Sans"/>
                <w:sz w:val="24"/>
                <w:szCs w:val="24"/>
                <w:rtl/>
              </w:rPr>
            </w:pPr>
            <w:r>
              <w:rPr>
                <w:rFonts w:ascii="Open Sans" w:hAnsi="Open Sans" w:hint="cs"/>
                <w:color w:val="000000"/>
                <w:sz w:val="24"/>
                <w:szCs w:val="24"/>
                <w:rtl/>
              </w:rPr>
              <w:t xml:space="preserve">العوامل التي تؤثر على نمط الحياة الصحي، </w:t>
            </w:r>
            <w:r>
              <w:rPr>
                <w:rFonts w:ascii="Open Sans" w:hAnsi="Open Sans" w:hint="cs"/>
                <w:sz w:val="24"/>
                <w:szCs w:val="24"/>
                <w:rtl/>
              </w:rPr>
              <w:t>قدِّم عرضًا تقديميًا عن العوامل الإيجابية والسلبية التي تؤثر على نمط الحياة الصحي.</w:t>
            </w:r>
            <w:r>
              <w:rPr>
                <w:rFonts w:ascii="Open Sans" w:hAnsi="Open Sans"/>
                <w:sz w:val="24"/>
                <w:szCs w:val="24"/>
              </w:rPr>
              <w:t xml:space="preserve"> </w:t>
            </w:r>
            <w:r>
              <w:rPr>
                <w:rFonts w:ascii="Open Sans" w:hAnsi="Open Sans" w:hint="cs"/>
                <w:sz w:val="24"/>
                <w:szCs w:val="24"/>
                <w:rtl/>
              </w:rPr>
              <w:t>استخدم ورقة عمل صممها المعلم لتعزيز فهم الطلاب.</w:t>
            </w:r>
            <w:r>
              <w:rPr>
                <w:rFonts w:ascii="Open Sans" w:hAnsi="Open Sans"/>
                <w:sz w:val="24"/>
                <w:szCs w:val="24"/>
              </w:rPr>
              <w:t xml:space="preserve"> </w:t>
            </w:r>
            <w:r>
              <w:rPr>
                <w:rFonts w:ascii="Open Sans" w:hAnsi="Open Sans" w:hint="cs"/>
                <w:sz w:val="24"/>
                <w:szCs w:val="24"/>
                <w:rtl/>
              </w:rPr>
              <w:t>استخدم هنا شريحتي الباور بوينت 10 و11 بعنوان "العوامل المؤثرة على نمط الحياة الصحي".</w:t>
            </w:r>
            <w:r>
              <w:rPr>
                <w:rFonts w:ascii="Open Sans" w:hAnsi="Open Sans"/>
                <w:sz w:val="24"/>
                <w:szCs w:val="24"/>
              </w:rPr>
              <w:t xml:space="preserve"> </w:t>
            </w:r>
          </w:p>
          <w:p w14:paraId="3A9AB98B" w14:textId="76B760FD" w:rsidR="00720D01" w:rsidRPr="0086553C" w:rsidRDefault="00720D01" w:rsidP="00362441">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49FF5C53" w14:textId="57A3849C" w:rsidR="004A328C" w:rsidRDefault="004A328C" w:rsidP="00362441">
            <w:pPr>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يمكن للطلاب، بعد تقسيمهم إلى مجموعات صغيرة، وضع قائمة بالمؤثرات المختلفة على خيارات نمط الحياة الصحي والآثار الإيجابية والسلبية لكل منها.</w:t>
            </w:r>
            <w:r>
              <w:rPr>
                <w:rFonts w:ascii="Open Sans" w:hAnsi="Open Sans"/>
                <w:color w:val="000000"/>
                <w:sz w:val="24"/>
                <w:szCs w:val="24"/>
              </w:rPr>
              <w:t xml:space="preserve"> </w:t>
            </w:r>
            <w:r>
              <w:rPr>
                <w:rFonts w:ascii="Open Sans" w:hAnsi="Open Sans" w:hint="cs"/>
                <w:color w:val="000000"/>
                <w:sz w:val="24"/>
                <w:szCs w:val="24"/>
                <w:rtl/>
              </w:rPr>
              <w:t xml:space="preserve">يمكن هنا استخدام الأنشطة الواردة في </w:t>
            </w:r>
            <w:r w:rsidR="00515E3B">
              <w:rPr>
                <w:rFonts w:ascii="Open Sans" w:hAnsi="Open Sans" w:hint="cs"/>
                <w:color w:val="000000"/>
                <w:sz w:val="24"/>
                <w:szCs w:val="24"/>
                <w:rtl/>
              </w:rPr>
              <w:t>كتاب الطالب</w:t>
            </w:r>
            <w:r>
              <w:rPr>
                <w:rFonts w:ascii="Open Sans" w:hAnsi="Open Sans" w:hint="cs"/>
                <w:color w:val="000000"/>
                <w:sz w:val="24"/>
                <w:szCs w:val="24"/>
                <w:rtl/>
              </w:rPr>
              <w:t xml:space="preserve"> بعنوان "حصص اللياقة البدنية" و"ضغوط الوقت" لدعم الاستفادة.</w:t>
            </w:r>
          </w:p>
          <w:p w14:paraId="3122934C" w14:textId="389C594D" w:rsidR="00024C53" w:rsidRPr="00816999" w:rsidRDefault="00024C53" w:rsidP="00362441">
            <w:pPr>
              <w:pBdr>
                <w:top w:val="nil"/>
                <w:left w:val="nil"/>
                <w:bottom w:val="nil"/>
                <w:right w:val="nil"/>
                <w:between w:val="nil"/>
              </w:pBdr>
              <w:bidi/>
              <w:spacing w:before="60" w:after="60" w:line="360" w:lineRule="auto"/>
              <w:ind w:leftChars="0" w:left="-108"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4261CB7D" w14:textId="2C577181" w:rsidR="004A328C" w:rsidRDefault="004A328C" w:rsidP="00362441">
            <w:pPr>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يقوم الطلاب بالتعليق على الأفكار المستفادة من النشاط السابق مع بقية المجموعة.</w:t>
            </w:r>
            <w:r>
              <w:rPr>
                <w:rFonts w:ascii="Open Sans" w:hAnsi="Open Sans"/>
                <w:color w:val="000000"/>
                <w:sz w:val="24"/>
                <w:szCs w:val="24"/>
              </w:rPr>
              <w:t xml:space="preserve"> </w:t>
            </w:r>
            <w:r>
              <w:rPr>
                <w:rFonts w:ascii="Open Sans" w:hAnsi="Open Sans" w:hint="cs"/>
                <w:color w:val="000000"/>
                <w:sz w:val="24"/>
                <w:szCs w:val="24"/>
                <w:rtl/>
              </w:rPr>
              <w:t>ومناقشة العوامل الإيجابية والسلبية التي تؤثر على اختياراتهم الشخصية.</w:t>
            </w:r>
            <w:r>
              <w:rPr>
                <w:rFonts w:ascii="Open Sans" w:hAnsi="Open Sans"/>
                <w:color w:val="000000"/>
                <w:sz w:val="24"/>
                <w:szCs w:val="24"/>
              </w:rPr>
              <w:t xml:space="preserve"> </w:t>
            </w:r>
            <w:r>
              <w:rPr>
                <w:rFonts w:ascii="Open Sans" w:hAnsi="Open Sans" w:hint="cs"/>
                <w:color w:val="000000"/>
                <w:sz w:val="24"/>
                <w:szCs w:val="24"/>
                <w:rtl/>
              </w:rPr>
              <w:t>ويمكنك إنشاء مخطط لتحديد ما إذا كان هناك مؤثر إيجابي أو سلبي أكثر انتشارًا عن غيره.</w:t>
            </w:r>
          </w:p>
          <w:p w14:paraId="6260AF60" w14:textId="4E087F58" w:rsidR="00024C53" w:rsidRPr="00816999" w:rsidRDefault="00511E34" w:rsidP="00362441">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التحضير للتقييم التلخيصي</w:t>
            </w:r>
          </w:p>
          <w:p w14:paraId="02CF3B6A" w14:textId="70366546" w:rsidR="003E446C" w:rsidRPr="008774F1" w:rsidRDefault="004A328C" w:rsidP="00362441">
            <w:pPr>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أعطِ الطلاب دراسات حالة (على سبيل المثال، المخاطر التي تهدد صحة شخص يعاني من زيادة الوزن) أو أوراق الأنشطة (على سبيل المثال (المؤثرات الإيجابية والسلبية على نمط حياة صحي) أو اختبار معرفي لاختبار فهمهم.</w:t>
            </w:r>
            <w:r>
              <w:rPr>
                <w:rFonts w:ascii="Open Sans" w:hAnsi="Open Sans"/>
                <w:color w:val="000000"/>
                <w:sz w:val="24"/>
                <w:szCs w:val="24"/>
              </w:rPr>
              <w:t xml:space="preserve"> </w:t>
            </w:r>
            <w:r>
              <w:rPr>
                <w:rFonts w:ascii="Open Sans" w:hAnsi="Open Sans" w:hint="cs"/>
                <w:color w:val="000000"/>
                <w:sz w:val="24"/>
                <w:szCs w:val="24"/>
                <w:rtl/>
              </w:rPr>
              <w:t>تسليم هذه الأنشطة ليقوم المعلم بإعطاء درجة كتقييم تكويني.</w:t>
            </w:r>
            <w:r>
              <w:rPr>
                <w:rFonts w:ascii="Open Sans" w:hAnsi="Open Sans"/>
                <w:color w:val="000000"/>
                <w:sz w:val="24"/>
                <w:szCs w:val="24"/>
              </w:rPr>
              <w:t xml:space="preserve"> </w:t>
            </w:r>
            <w:r>
              <w:rPr>
                <w:rFonts w:ascii="Open Sans" w:hAnsi="Open Sans" w:hint="cs"/>
                <w:color w:val="000000"/>
                <w:sz w:val="24"/>
                <w:szCs w:val="24"/>
                <w:rtl/>
              </w:rPr>
              <w:t xml:space="preserve">يمكنك استخدام "تحقق مما تعلمت" في </w:t>
            </w:r>
            <w:r w:rsidR="00515E3B">
              <w:rPr>
                <w:rFonts w:ascii="Open Sans" w:hAnsi="Open Sans" w:hint="cs"/>
                <w:color w:val="000000"/>
                <w:sz w:val="24"/>
                <w:szCs w:val="24"/>
                <w:rtl/>
              </w:rPr>
              <w:t>كتاب الطالب</w:t>
            </w:r>
            <w:r>
              <w:rPr>
                <w:rFonts w:ascii="Open Sans" w:hAnsi="Open Sans" w:hint="cs"/>
                <w:color w:val="000000"/>
                <w:sz w:val="24"/>
                <w:szCs w:val="24"/>
                <w:rtl/>
              </w:rPr>
              <w:t>، للتأكد من فهم الطلاب للموضوعات الرئيسية.</w:t>
            </w:r>
            <w:r>
              <w:rPr>
                <w:rFonts w:ascii="Open Sans" w:hAnsi="Open Sans"/>
                <w:color w:val="000000"/>
                <w:sz w:val="24"/>
                <w:szCs w:val="24"/>
              </w:rPr>
              <w:t xml:space="preserve"> </w:t>
            </w:r>
            <w:r>
              <w:rPr>
                <w:rFonts w:ascii="Open Sans" w:hAnsi="Open Sans" w:hint="cs"/>
                <w:color w:val="000000"/>
                <w:sz w:val="24"/>
                <w:szCs w:val="24"/>
                <w:rtl/>
              </w:rPr>
              <w:t>يوجد أيضًا تقييمًا للممارسة في نهاية القسم الخاص بهدف</w:t>
            </w:r>
            <w:r w:rsidR="00786B51">
              <w:rPr>
                <w:rFonts w:ascii="Open Sans" w:hAnsi="Open Sans" w:hint="eastAsia"/>
                <w:color w:val="000000"/>
                <w:sz w:val="24"/>
                <w:szCs w:val="24"/>
              </w:rPr>
              <w:t> </w:t>
            </w:r>
            <w:r>
              <w:rPr>
                <w:rFonts w:ascii="Open Sans" w:hAnsi="Open Sans" w:hint="cs"/>
                <w:color w:val="000000"/>
                <w:sz w:val="24"/>
                <w:szCs w:val="24"/>
                <w:rtl/>
              </w:rPr>
              <w:t>التعلم (أ).</w:t>
            </w:r>
          </w:p>
        </w:tc>
      </w:tr>
      <w:tr w:rsidR="004E1D73" w:rsidRPr="00E3787C" w14:paraId="7B45FCB5" w14:textId="77777777" w:rsidTr="00E35496">
        <w:tc>
          <w:tcPr>
            <w:tcW w:w="9072" w:type="dxa"/>
            <w:shd w:val="clear" w:color="auto" w:fill="DAEEF3" w:themeFill="accent5" w:themeFillTint="33"/>
          </w:tcPr>
          <w:p w14:paraId="67FD4B7E" w14:textId="4CF22055" w:rsidR="004E1D73" w:rsidRPr="00E3787C" w:rsidRDefault="009C2EF8" w:rsidP="00362441">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(ب):</w:t>
            </w:r>
            <w:r>
              <w:rPr>
                <w:rFonts w:ascii="Open Sans" w:hAnsi="Open Sans"/>
                <w:b/>
                <w:bCs/>
                <w:color w:val="000000"/>
                <w:sz w:val="24"/>
                <w:szCs w:val="24"/>
              </w:rPr>
              <w:t xml:space="preserve"> </w:t>
            </w:r>
            <w:r>
              <w:rPr>
                <w:rFonts w:ascii="Open Sans" w:hAnsi="Open Sans" w:hint="cs"/>
                <w:b/>
                <w:bCs/>
                <w:color w:val="000000"/>
                <w:sz w:val="24"/>
                <w:szCs w:val="24"/>
                <w:rtl/>
              </w:rPr>
              <w:t>استكشاف مساهمة قطاع الضيافة في أنماط الحياة الصحية</w:t>
            </w:r>
          </w:p>
        </w:tc>
      </w:tr>
      <w:tr w:rsidR="004E1D73" w:rsidRPr="00E3787C" w14:paraId="43A2F699" w14:textId="77777777" w:rsidTr="00E35496">
        <w:tc>
          <w:tcPr>
            <w:tcW w:w="9072" w:type="dxa"/>
            <w:tcBorders>
              <w:bottom w:val="single" w:sz="4" w:space="0" w:color="000000"/>
            </w:tcBorders>
          </w:tcPr>
          <w:p w14:paraId="5110FFA3" w14:textId="5F8D83F2" w:rsidR="00682AFE" w:rsidRDefault="00682AFE"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يدور هدف التعلم (ب) حول كيفية تأثير قطاع الضيافة على نمط الحياة الصحي.</w:t>
            </w:r>
          </w:p>
          <w:p w14:paraId="5A70B518" w14:textId="77777777" w:rsidR="00C36605" w:rsidRPr="00C36605" w:rsidRDefault="00C36605" w:rsidP="00362441">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الموضوع ب1</w:t>
            </w:r>
          </w:p>
          <w:p w14:paraId="78E6E5D1" w14:textId="2B46C652" w:rsidR="00511E34" w:rsidRPr="0086553C" w:rsidRDefault="00511E34"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7940D6E" w14:textId="304F442E" w:rsidR="00511E34" w:rsidRPr="00C36605" w:rsidRDefault="00BA3145" w:rsidP="00362441">
            <w:pPr>
              <w:pStyle w:val="ListParagraph"/>
              <w:numPr>
                <w:ilvl w:val="0"/>
                <w:numId w:val="18"/>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تأثير قطاع الضيافة على أنماط الحياة الصحية، اعقد مناقشة داخل الصف حول مدى مسؤولية القطاع في تعزيز أنماط الحياة الصحية.</w:t>
            </w:r>
            <w:r>
              <w:rPr>
                <w:rFonts w:ascii="Open Sans" w:hAnsi="Open Sans"/>
                <w:color w:val="000000"/>
                <w:sz w:val="24"/>
                <w:szCs w:val="24"/>
              </w:rPr>
              <w:t xml:space="preserve"> </w:t>
            </w:r>
            <w:r>
              <w:rPr>
                <w:rFonts w:ascii="Open Sans" w:hAnsi="Open Sans" w:hint="cs"/>
                <w:color w:val="000000"/>
                <w:sz w:val="24"/>
                <w:szCs w:val="24"/>
                <w:rtl/>
              </w:rPr>
              <w:t>اطلب من الطلاب، بعد تقسيمهم إلى مجموعات صغيرة، مناقشة كيفية تصميم شركات الضيافة لقوائم الطعام من أجل تعزيز أنماط الحياة الصحية.</w:t>
            </w:r>
            <w:r>
              <w:rPr>
                <w:rFonts w:ascii="Open Sans" w:hAnsi="Open Sans"/>
                <w:color w:val="000000"/>
                <w:sz w:val="24"/>
                <w:szCs w:val="24"/>
              </w:rPr>
              <w:t xml:space="preserve"> </w:t>
            </w:r>
            <w:r>
              <w:rPr>
                <w:rFonts w:ascii="Open Sans" w:hAnsi="Open Sans" w:hint="cs"/>
                <w:color w:val="000000"/>
                <w:sz w:val="24"/>
                <w:szCs w:val="24"/>
                <w:rtl/>
              </w:rPr>
              <w:t>يجب على الطلاب تقديم تعليقاتهم على أفكارهم لبقية المجموعة.</w:t>
            </w:r>
          </w:p>
          <w:p w14:paraId="771785EE" w14:textId="72D0C4F8" w:rsidR="00511E34" w:rsidRDefault="00511E34" w:rsidP="00362441">
            <w:pPr>
              <w:pStyle w:val="ListParagraph"/>
              <w:numPr>
                <w:ilvl w:val="0"/>
                <w:numId w:val="18"/>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استخدم شريحتي الباور بوينت 14 و15 بعنوان "تأثير قطاع الضيافة على أنماط الحياة الصحية:</w:t>
            </w:r>
            <w:r>
              <w:rPr>
                <w:rFonts w:ascii="Open Sans" w:hAnsi="Open Sans"/>
                <w:color w:val="000000"/>
                <w:sz w:val="24"/>
                <w:szCs w:val="24"/>
              </w:rPr>
              <w:t xml:space="preserve"> </w:t>
            </w:r>
            <w:r>
              <w:rPr>
                <w:rFonts w:ascii="Open Sans" w:hAnsi="Open Sans" w:hint="cs"/>
                <w:color w:val="000000"/>
                <w:sz w:val="24"/>
                <w:szCs w:val="24"/>
                <w:rtl/>
              </w:rPr>
              <w:t>تصميم قائمة طعام" لدعم مناقشات الطلاب.</w:t>
            </w:r>
          </w:p>
          <w:p w14:paraId="3FF81C99" w14:textId="5EA3682D" w:rsidR="002750A0" w:rsidRPr="0086553C" w:rsidRDefault="002750A0"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0514EDC1" w14:textId="68EE891C" w:rsidR="002750A0" w:rsidRPr="002750A0" w:rsidRDefault="002750A0"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استخدم الأنشطة التي تحمل عنوان "أحجام الحصص" و"الأغذية العضوية" لتعزيز مفهوم تصميم قائمة الطعام كوسيلة لتعزيز أنماط الحياة الصحية.</w:t>
            </w:r>
            <w:r>
              <w:rPr>
                <w:rFonts w:ascii="Open Sans" w:hAnsi="Open Sans"/>
                <w:color w:val="000000"/>
                <w:sz w:val="24"/>
                <w:szCs w:val="24"/>
              </w:rPr>
              <w:t xml:space="preserve"> </w:t>
            </w:r>
          </w:p>
          <w:p w14:paraId="50B96BC0" w14:textId="35052E64" w:rsidR="00511E34" w:rsidRPr="0086553C" w:rsidRDefault="00511E34"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0AD821F" w14:textId="69A1D9F6" w:rsidR="00511E34" w:rsidRPr="00816999" w:rsidRDefault="00511E34"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استخدم شريحة الباور بوينت 16 لتعريف الطلاب بكيفية اختيار مقدمي الخدمة الجدد.</w:t>
            </w:r>
            <w:r>
              <w:rPr>
                <w:rFonts w:ascii="Open Sans" w:hAnsi="Open Sans"/>
                <w:color w:val="000000"/>
                <w:sz w:val="24"/>
                <w:szCs w:val="24"/>
              </w:rPr>
              <w:t xml:space="preserve"> </w:t>
            </w:r>
            <w:r>
              <w:rPr>
                <w:rFonts w:ascii="Open Sans" w:hAnsi="Open Sans" w:hint="cs"/>
                <w:color w:val="000000"/>
                <w:sz w:val="24"/>
                <w:szCs w:val="24"/>
                <w:rtl/>
              </w:rPr>
              <w:t>اسأل الطلاب عما إذا كان بإمكانهم تحديد مقدمي خدمات جدد إضافيين أو اقتراحهم.</w:t>
            </w:r>
          </w:p>
          <w:p w14:paraId="3EA4EE91" w14:textId="73EA9664" w:rsidR="004A328C" w:rsidRDefault="004A328C" w:rsidP="00362441">
            <w:pPr>
              <w:pStyle w:val="ListParagraph"/>
              <w:numPr>
                <w:ilvl w:val="0"/>
                <w:numId w:val="18"/>
              </w:numPr>
              <w:bidi/>
              <w:spacing w:before="8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قدم عرضًا تقديميًا عن المساهمات السلبية لقطاع الضيافة لتعزيز نمط حياة صحي.</w:t>
            </w:r>
            <w:r>
              <w:rPr>
                <w:rFonts w:ascii="Open Sans" w:hAnsi="Open Sans"/>
                <w:color w:val="000000"/>
                <w:sz w:val="24"/>
                <w:szCs w:val="24"/>
              </w:rPr>
              <w:t xml:space="preserve"> </w:t>
            </w:r>
            <w:r>
              <w:rPr>
                <w:rFonts w:ascii="Open Sans" w:hAnsi="Open Sans" w:hint="cs"/>
                <w:color w:val="000000"/>
                <w:sz w:val="24"/>
                <w:szCs w:val="24"/>
                <w:rtl/>
              </w:rPr>
              <w:t>استخدم شريحة الباور بوينت 17 بعنوان "تأثير قطاع الضيافة على أنماط الحياة الصحية" واختبر الطلاب للتحقق من الفهم.</w:t>
            </w:r>
          </w:p>
          <w:p w14:paraId="21F854D1" w14:textId="2264B61C" w:rsidR="00C36605" w:rsidRPr="00C36605" w:rsidRDefault="00C36605" w:rsidP="00362441">
            <w:pPr>
              <w:bidi/>
              <w:spacing w:before="8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الموضوع ب2</w:t>
            </w:r>
          </w:p>
          <w:p w14:paraId="5860FA8E" w14:textId="58C4FB54" w:rsidR="004A328C" w:rsidRPr="00816999" w:rsidRDefault="00BA3145" w:rsidP="00362441">
            <w:pPr>
              <w:pStyle w:val="ListParagraph"/>
              <w:numPr>
                <w:ilvl w:val="0"/>
                <w:numId w:val="18"/>
              </w:numPr>
              <w:bidi/>
              <w:spacing w:before="8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تأثير تعزيز أنماط الحياة الصحية، اجذب اهتمام الطلاب من خلال استضافة متحدث من قلب قطاع الضيافة للتحدث مع الطلاب حول كيفية مساهمة أعمالهم في أنماط الحياة الصحية للأشخاص والطرق التي يقللون بها المخاطر على صحة العملاء والموظفين.</w:t>
            </w:r>
            <w:r>
              <w:rPr>
                <w:rFonts w:ascii="Open Sans" w:hAnsi="Open Sans"/>
                <w:color w:val="000000"/>
                <w:sz w:val="24"/>
                <w:szCs w:val="24"/>
              </w:rPr>
              <w:t xml:space="preserve"> </w:t>
            </w:r>
          </w:p>
          <w:p w14:paraId="18D6583C" w14:textId="441B0882" w:rsidR="00A12725" w:rsidRPr="0086553C" w:rsidRDefault="00A12725" w:rsidP="00362441">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1B78F72D" w14:textId="61F10329" w:rsidR="004A328C" w:rsidRDefault="004A328C" w:rsidP="00362441">
            <w:pPr>
              <w:pStyle w:val="ListParagraph"/>
              <w:numPr>
                <w:ilvl w:val="0"/>
                <w:numId w:val="18"/>
              </w:numPr>
              <w:bidi/>
              <w:spacing w:before="8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امنح الطلاب دراسة حالة تعتمد على أعمال الضيافة مثل مطعم الوجبات السريعة.</w:t>
            </w:r>
            <w:r>
              <w:rPr>
                <w:rFonts w:ascii="Open Sans" w:hAnsi="Open Sans"/>
                <w:color w:val="000000"/>
                <w:sz w:val="24"/>
                <w:szCs w:val="24"/>
              </w:rPr>
              <w:t xml:space="preserve"> </w:t>
            </w:r>
            <w:r>
              <w:rPr>
                <w:rFonts w:ascii="Open Sans" w:hAnsi="Open Sans" w:hint="cs"/>
                <w:color w:val="000000"/>
                <w:sz w:val="24"/>
                <w:szCs w:val="24"/>
                <w:rtl/>
              </w:rPr>
              <w:t>يجب على الطلاب تحديد التأثير الإيجابي والسلبي الذي يمكن أن تحدثه المطاعم على نمط الحياة الصحي.</w:t>
            </w:r>
            <w:r>
              <w:rPr>
                <w:rFonts w:ascii="Open Sans" w:hAnsi="Open Sans"/>
                <w:color w:val="000000"/>
                <w:sz w:val="24"/>
                <w:szCs w:val="24"/>
              </w:rPr>
              <w:t xml:space="preserve"> </w:t>
            </w:r>
            <w:r>
              <w:rPr>
                <w:rFonts w:ascii="Open Sans" w:hAnsi="Open Sans" w:hint="cs"/>
                <w:color w:val="000000"/>
                <w:sz w:val="24"/>
                <w:szCs w:val="24"/>
                <w:rtl/>
              </w:rPr>
              <w:t>ويجب عليهم أيضًا تحديد أي قيود ومزايا للمطعم عند الترويج لأنماط الحياة الصحية.</w:t>
            </w:r>
          </w:p>
          <w:p w14:paraId="77EB3B81" w14:textId="77777777" w:rsidR="0097005E" w:rsidRPr="008774F1" w:rsidRDefault="0097005E" w:rsidP="00362441">
            <w:pPr>
              <w:bidi/>
              <w:spacing w:before="8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مناقشة الموضوع</w:t>
            </w:r>
          </w:p>
          <w:p w14:paraId="21E58BD4" w14:textId="20833201" w:rsidR="0097005E" w:rsidRPr="00816999" w:rsidRDefault="0097005E" w:rsidP="00362441">
            <w:pPr>
              <w:pStyle w:val="ListParagraph"/>
              <w:numPr>
                <w:ilvl w:val="0"/>
                <w:numId w:val="18"/>
              </w:numPr>
              <w:bidi/>
              <w:spacing w:before="80" w:line="360" w:lineRule="auto"/>
              <w:ind w:leftChars="0" w:left="453" w:firstLineChars="0" w:hanging="453"/>
              <w:rPr>
                <w:rFonts w:ascii="Open Sans" w:hAnsi="Open Sans"/>
                <w:b/>
                <w:bCs/>
                <w:color w:val="000000"/>
                <w:sz w:val="24"/>
                <w:szCs w:val="24"/>
                <w:rtl/>
              </w:rPr>
            </w:pPr>
            <w:r>
              <w:rPr>
                <w:rFonts w:ascii="Open Sans" w:hAnsi="Open Sans" w:hint="cs"/>
                <w:color w:val="000000"/>
                <w:sz w:val="24"/>
                <w:szCs w:val="24"/>
                <w:rtl/>
              </w:rPr>
              <w:lastRenderedPageBreak/>
              <w:t>استخدم شرائح الباور بوينت 18– 20، بعنوان "تأثير الترويج لأنماط الحياة الصحية"، لتلخيص المزايا والقيود التي تواجه قطاع الضيافة في الترويج لأنماط الحياة الصحية.</w:t>
            </w:r>
            <w:r>
              <w:rPr>
                <w:rFonts w:ascii="Open Sans" w:hAnsi="Open Sans"/>
                <w:color w:val="000000"/>
                <w:sz w:val="24"/>
                <w:szCs w:val="24"/>
              </w:rPr>
              <w:t xml:space="preserve"> </w:t>
            </w:r>
            <w:r>
              <w:rPr>
                <w:rFonts w:ascii="Open Sans" w:hAnsi="Open Sans" w:hint="cs"/>
                <w:color w:val="000000"/>
                <w:sz w:val="24"/>
                <w:szCs w:val="24"/>
                <w:rtl/>
              </w:rPr>
              <w:t>يقوم الطلاب بمناقشة التوازن بين المزايا والقيود وتقييمها لتحديد ما إذا كانوا سيوصون شركات الضيافة بتعزيز أنماط الحياة الصحية.</w:t>
            </w:r>
            <w:r>
              <w:rPr>
                <w:rFonts w:ascii="Open Sans" w:hAnsi="Open Sans"/>
                <w:color w:val="000000"/>
                <w:sz w:val="24"/>
                <w:szCs w:val="24"/>
              </w:rPr>
              <w:t xml:space="preserve"> </w:t>
            </w:r>
          </w:p>
          <w:p w14:paraId="46A7BF60" w14:textId="4AE2B974" w:rsidR="002750A0" w:rsidRPr="0086553C" w:rsidRDefault="002750A0" w:rsidP="00362441">
            <w:pPr>
              <w:bidi/>
              <w:spacing w:before="8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مهمة البحث/دراسة الحالة</w:t>
            </w:r>
          </w:p>
          <w:p w14:paraId="4409A540" w14:textId="1310D7AF" w:rsidR="002750A0" w:rsidRPr="002750A0" w:rsidRDefault="002750A0" w:rsidP="00362441">
            <w:pPr>
              <w:pStyle w:val="ListParagraph"/>
              <w:numPr>
                <w:ilvl w:val="0"/>
                <w:numId w:val="18"/>
              </w:numPr>
              <w:bidi/>
              <w:spacing w:before="8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 xml:space="preserve">يمكن استخدام دراسة الحالة "مطعم ميزا" في </w:t>
            </w:r>
            <w:r w:rsidR="00515E3B">
              <w:rPr>
                <w:rFonts w:ascii="Open Sans" w:hAnsi="Open Sans" w:hint="cs"/>
                <w:color w:val="000000"/>
                <w:sz w:val="24"/>
                <w:szCs w:val="24"/>
                <w:rtl/>
              </w:rPr>
              <w:t>كتاب الطالب</w:t>
            </w:r>
            <w:r>
              <w:rPr>
                <w:rFonts w:ascii="Open Sans" w:hAnsi="Open Sans" w:hint="cs"/>
                <w:color w:val="000000"/>
                <w:sz w:val="24"/>
                <w:szCs w:val="24"/>
                <w:rtl/>
              </w:rPr>
              <w:t xml:space="preserve"> لتسليط الضوء على تأثير قيود التوظيف على أعمال الضيافة ومطالبة الطلاب بالتفكير في القرارات المتخذة.</w:t>
            </w:r>
          </w:p>
          <w:p w14:paraId="66B5A55D" w14:textId="77777777" w:rsidR="009C4237" w:rsidRPr="001702CD" w:rsidRDefault="009C4237" w:rsidP="00362441">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التحضير للتقييم التلخيصي</w:t>
            </w:r>
          </w:p>
          <w:p w14:paraId="20825927" w14:textId="0EC7D2BC" w:rsidR="004A328C" w:rsidRPr="00AE3C27" w:rsidRDefault="002750A0" w:rsidP="00362441">
            <w:pPr>
              <w:pStyle w:val="ListParagraph"/>
              <w:numPr>
                <w:ilvl w:val="0"/>
                <w:numId w:val="18"/>
              </w:numPr>
              <w:bidi/>
              <w:spacing w:before="8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 xml:space="preserve">استخدم "تحقق مما تعلمت" وتقييم الممارسة في نهاية القسم الخاص بهدف التعلم (ب) في </w:t>
            </w:r>
            <w:r w:rsidR="00515E3B">
              <w:rPr>
                <w:rFonts w:ascii="Open Sans" w:hAnsi="Open Sans" w:hint="cs"/>
                <w:color w:val="000000"/>
                <w:sz w:val="24"/>
                <w:szCs w:val="24"/>
                <w:rtl/>
              </w:rPr>
              <w:t>كتاب الطالب</w:t>
            </w:r>
            <w:r>
              <w:rPr>
                <w:rFonts w:ascii="Open Sans" w:hAnsi="Open Sans" w:hint="cs"/>
                <w:color w:val="000000"/>
                <w:sz w:val="24"/>
                <w:szCs w:val="24"/>
                <w:rtl/>
              </w:rPr>
              <w:t>.</w:t>
            </w:r>
          </w:p>
        </w:tc>
      </w:tr>
      <w:tr w:rsidR="004E1D73" w:rsidRPr="00E3787C" w14:paraId="3B42F164" w14:textId="77777777" w:rsidTr="00E35496">
        <w:tc>
          <w:tcPr>
            <w:tcW w:w="9072" w:type="dxa"/>
            <w:shd w:val="clear" w:color="auto" w:fill="DAEEF3" w:themeFill="accent5" w:themeFillTint="33"/>
          </w:tcPr>
          <w:p w14:paraId="5DDB25B8" w14:textId="7B4AE6B9" w:rsidR="004E1D73" w:rsidRPr="00E3787C" w:rsidRDefault="009C2EF8" w:rsidP="00362441">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هدف التعلم (ج):</w:t>
            </w:r>
            <w:r>
              <w:rPr>
                <w:rFonts w:ascii="Open Sans" w:hAnsi="Open Sans"/>
                <w:b/>
                <w:bCs/>
                <w:color w:val="000000"/>
                <w:sz w:val="24"/>
                <w:szCs w:val="24"/>
              </w:rPr>
              <w:t xml:space="preserve"> </w:t>
            </w:r>
            <w:r>
              <w:rPr>
                <w:rFonts w:ascii="Open Sans" w:hAnsi="Open Sans" w:hint="cs"/>
                <w:b/>
                <w:bCs/>
                <w:color w:val="000000"/>
                <w:sz w:val="24"/>
                <w:szCs w:val="24"/>
                <w:rtl/>
              </w:rPr>
              <w:t>تخطيط وتصميم قوائم طعام صحية</w:t>
            </w:r>
          </w:p>
        </w:tc>
      </w:tr>
      <w:tr w:rsidR="004E1D73" w:rsidRPr="00E3787C" w14:paraId="7A337713" w14:textId="77777777" w:rsidTr="00E35496">
        <w:tc>
          <w:tcPr>
            <w:tcW w:w="9072" w:type="dxa"/>
            <w:tcBorders>
              <w:bottom w:val="single" w:sz="4" w:space="0" w:color="000000"/>
            </w:tcBorders>
          </w:tcPr>
          <w:p w14:paraId="446F8144" w14:textId="77777777" w:rsidR="004A328C" w:rsidRDefault="00682AFE"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يدور هدف التعلم (ج) حول المتطلبات الغذائية لنظام غذائي صحي والإرشادات التي يجب اتباعها عند تناول نظام غذائي صحي وتخطيط قوائم الطعام للأشخاص ذوي المتطلبات الغذائية الخاصة.</w:t>
            </w:r>
          </w:p>
          <w:p w14:paraId="32B691BE" w14:textId="77777777" w:rsidR="00C36605" w:rsidRPr="00C36605" w:rsidRDefault="004A328C" w:rsidP="00362441">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فيما يخص ج1</w:t>
            </w:r>
          </w:p>
          <w:p w14:paraId="648AD98B" w14:textId="1DF3F2CE" w:rsidR="009C4237" w:rsidRPr="00C36605" w:rsidRDefault="00BA3145" w:rsidP="00362441">
            <w:pPr>
              <w:pStyle w:val="ListParagraph"/>
              <w:numPr>
                <w:ilvl w:val="0"/>
                <w:numId w:val="1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العناصر الغذائية ومصادرها، من المهم أن يفهم الطلاب المغذيات الكبيرة والمغذيات الدقيقة الرئيسية الموجودة في النظام الغذائي الصحي ومصادر هذه العناصر الغذائية ونتائج غياب أي منها.</w:t>
            </w:r>
            <w:r>
              <w:rPr>
                <w:rFonts w:ascii="Open Sans" w:hAnsi="Open Sans"/>
                <w:color w:val="000000"/>
                <w:sz w:val="24"/>
                <w:szCs w:val="24"/>
              </w:rPr>
              <w:t xml:space="preserve"> </w:t>
            </w:r>
            <w:r>
              <w:rPr>
                <w:rFonts w:ascii="Open Sans" w:hAnsi="Open Sans" w:hint="cs"/>
                <w:color w:val="000000"/>
                <w:sz w:val="24"/>
                <w:szCs w:val="24"/>
                <w:rtl/>
              </w:rPr>
              <w:t>استخدم الشرائح 22– 25 بعنوان "المغذيات ومصادرها" لدعم التعلم.</w:t>
            </w:r>
          </w:p>
          <w:p w14:paraId="2AF7808F" w14:textId="43EF5194" w:rsidR="009C4237" w:rsidRPr="00AE3C27" w:rsidRDefault="009C4237" w:rsidP="00362441">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أنشطة التقييم التكويني</w:t>
            </w:r>
          </w:p>
          <w:p w14:paraId="76ACB6B7" w14:textId="616102D8" w:rsidR="004A328C"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يمكن للطلاب إنشاء ورقة معلومات أو عرض تقديمي يسلط الضوء على فهمهم للمغذيات الكبيرة والصغيرة.</w:t>
            </w:r>
          </w:p>
          <w:p w14:paraId="16FC0271" w14:textId="6162E371" w:rsidR="004A328C" w:rsidRPr="008774F1" w:rsidRDefault="009C4237" w:rsidP="00362441">
            <w:pPr>
              <w:pBdr>
                <w:top w:val="nil"/>
                <w:left w:val="nil"/>
                <w:bottom w:val="nil"/>
                <w:right w:val="nil"/>
                <w:between w:val="nil"/>
              </w:pBdr>
              <w:bidi/>
              <w:spacing w:before="60" w:after="60" w:line="360" w:lineRule="auto"/>
              <w:ind w:leftChars="0" w:left="33" w:firstLineChars="0" w:firstLine="0"/>
              <w:rPr>
                <w:rFonts w:ascii="Open Sans" w:hAnsi="Open Sans"/>
                <w:color w:val="000000"/>
                <w:sz w:val="24"/>
                <w:szCs w:val="24"/>
                <w:rtl/>
              </w:rPr>
            </w:pPr>
            <w:r>
              <w:rPr>
                <w:rFonts w:ascii="Open Sans" w:hAnsi="Open Sans" w:hint="cs"/>
                <w:b/>
                <w:bCs/>
                <w:color w:val="000000"/>
                <w:sz w:val="24"/>
                <w:szCs w:val="24"/>
                <w:rtl/>
              </w:rPr>
              <w:t>مناقشة الموضوع</w:t>
            </w:r>
          </w:p>
          <w:p w14:paraId="587D87AA" w14:textId="77777777" w:rsidR="004A328C"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اعقد مناقشة داخل الصف لتشجيع الطلاب على تقديم اقتراحات حول كيفية تحسين القيمة الغذائية للوصفات التي استعرضوها. وتقديم أفكارهم إلى بقية المجموعة.</w:t>
            </w:r>
            <w:r>
              <w:rPr>
                <w:rFonts w:ascii="Open Sans" w:hAnsi="Open Sans"/>
                <w:color w:val="000000"/>
                <w:sz w:val="24"/>
                <w:szCs w:val="24"/>
              </w:rPr>
              <w:t xml:space="preserve"> </w:t>
            </w:r>
          </w:p>
          <w:p w14:paraId="20265ABD" w14:textId="6C20038B" w:rsidR="009C4237" w:rsidRPr="008774F1" w:rsidRDefault="009C4237"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64ACD0A1" w14:textId="0A8E1AC7" w:rsidR="009C4237" w:rsidRDefault="009C4237"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امنح الطلاب بعض الوصفات حتى يتمكنوا من التعرف على العناصر الغذائية الرئيسية ويمكنك أن تسألهم عن كيفية تحسين الوصفة.</w:t>
            </w:r>
          </w:p>
          <w:p w14:paraId="389B3FAF" w14:textId="77777777" w:rsidR="00C36605" w:rsidRPr="00C36605" w:rsidRDefault="004A328C" w:rsidP="00362441">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الموضوع ج2</w:t>
            </w:r>
          </w:p>
          <w:p w14:paraId="00325224" w14:textId="6DCBA58F" w:rsidR="0074579C" w:rsidRPr="00C36605" w:rsidRDefault="00BA3145" w:rsidP="00362441">
            <w:pPr>
              <w:pStyle w:val="ListParagraph"/>
              <w:numPr>
                <w:ilvl w:val="0"/>
                <w:numId w:val="18"/>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توصيات للأكل الصحي، يجب أن يكون بمقدور الطلاب بعد ذلك إثبات معرفتهم بالمبادئ التوجيهية المختلفة التي يمكن اتباعها لضمان نظام غذائي صحي مثل الطبق الصحي المتوازن.</w:t>
            </w:r>
            <w:r>
              <w:rPr>
                <w:rFonts w:ascii="Open Sans" w:hAnsi="Open Sans"/>
                <w:color w:val="000000"/>
                <w:sz w:val="24"/>
                <w:szCs w:val="24"/>
              </w:rPr>
              <w:t xml:space="preserve"> </w:t>
            </w:r>
          </w:p>
          <w:p w14:paraId="5FA197C7" w14:textId="3FE89386" w:rsidR="009C4237" w:rsidRPr="008774F1" w:rsidRDefault="009C4237"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المهام البحثية/دراسات الحالة</w:t>
            </w:r>
          </w:p>
          <w:p w14:paraId="3B0C6C70" w14:textId="5A7E31EB" w:rsidR="004A328C" w:rsidRPr="00A915EE"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lastRenderedPageBreak/>
              <w:t>يمكن للطلاب البحث في المبادئ التوجيهية المختلفة لنظام غذائي صحي، مثل خمس وجبات في اليوم والهرم الغذائي وكمية الغذاء المرجعية واستخدام الملصقات التوضيحية.</w:t>
            </w:r>
            <w:r>
              <w:rPr>
                <w:rFonts w:ascii="Open Sans" w:hAnsi="Open Sans"/>
                <w:color w:val="000000"/>
                <w:sz w:val="24"/>
                <w:szCs w:val="24"/>
              </w:rPr>
              <w:t xml:space="preserve"> </w:t>
            </w:r>
            <w:r>
              <w:rPr>
                <w:rFonts w:ascii="Open Sans" w:hAnsi="Open Sans" w:hint="cs"/>
                <w:color w:val="000000"/>
                <w:sz w:val="24"/>
                <w:szCs w:val="24"/>
                <w:rtl/>
              </w:rPr>
              <w:t xml:space="preserve">يرد أيضًا نشاط في </w:t>
            </w:r>
            <w:r w:rsidR="00515E3B">
              <w:rPr>
                <w:rFonts w:ascii="Open Sans" w:hAnsi="Open Sans" w:hint="cs"/>
                <w:color w:val="000000"/>
                <w:sz w:val="24"/>
                <w:szCs w:val="24"/>
                <w:rtl/>
              </w:rPr>
              <w:t>كتاب الطالب</w:t>
            </w:r>
            <w:r>
              <w:rPr>
                <w:rFonts w:ascii="Open Sans" w:hAnsi="Open Sans" w:hint="cs"/>
                <w:color w:val="000000"/>
                <w:sz w:val="24"/>
                <w:szCs w:val="24"/>
                <w:rtl/>
              </w:rPr>
              <w:t xml:space="preserve"> بعنوان "هل تحصل على خمس وجبات في اليوم؟" و"الملصقات التوضيحية" التي يمكن استخدامها هنا.</w:t>
            </w:r>
            <w:r>
              <w:rPr>
                <w:rFonts w:ascii="Open Sans" w:hAnsi="Open Sans"/>
                <w:color w:val="000000"/>
                <w:sz w:val="24"/>
                <w:szCs w:val="24"/>
              </w:rPr>
              <w:t xml:space="preserve"> </w:t>
            </w:r>
          </w:p>
          <w:p w14:paraId="6BE8EF5B" w14:textId="77777777" w:rsidR="0074579C" w:rsidRPr="008774F1" w:rsidRDefault="0074579C"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E87D47C" w14:textId="7FD8A7B5" w:rsidR="0074579C" w:rsidRPr="00816999" w:rsidRDefault="0074579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يحصل الطلاب على تعليقات من النشاط السابق ويناقشون الإرشادات التي يجب اتباعها.</w:t>
            </w:r>
            <w:r>
              <w:rPr>
                <w:rFonts w:ascii="Open Sans" w:hAnsi="Open Sans"/>
                <w:color w:val="000000"/>
                <w:sz w:val="24"/>
                <w:szCs w:val="24"/>
              </w:rPr>
              <w:t xml:space="preserve"> </w:t>
            </w:r>
            <w:r>
              <w:rPr>
                <w:rFonts w:ascii="Open Sans" w:hAnsi="Open Sans" w:hint="cs"/>
                <w:color w:val="000000"/>
                <w:sz w:val="24"/>
                <w:szCs w:val="24"/>
                <w:rtl/>
              </w:rPr>
              <w:t>يمكن استخدام شرائح الباور بوينت 27– 28 بعنوان "توصيات بشأن الأكل الصحي" لدعم هذه المناقشة.</w:t>
            </w:r>
          </w:p>
          <w:p w14:paraId="3D032432" w14:textId="77777777" w:rsidR="00C36605" w:rsidRPr="00C36605" w:rsidRDefault="004A328C" w:rsidP="00362441">
            <w:pPr>
              <w:pBdr>
                <w:top w:val="nil"/>
                <w:left w:val="nil"/>
                <w:bottom w:val="nil"/>
                <w:right w:val="nil"/>
                <w:between w:val="nil"/>
              </w:pBdr>
              <w:bidi/>
              <w:spacing w:before="60" w:after="60" w:line="360" w:lineRule="auto"/>
              <w:ind w:leftChars="0" w:left="28" w:firstLineChars="0" w:firstLine="0"/>
              <w:rPr>
                <w:rFonts w:ascii="Open Sans" w:hAnsi="Open Sans"/>
                <w:b/>
                <w:bCs/>
                <w:color w:val="000000"/>
                <w:sz w:val="24"/>
                <w:szCs w:val="24"/>
                <w:rtl/>
              </w:rPr>
            </w:pPr>
            <w:r>
              <w:rPr>
                <w:rFonts w:ascii="Open Sans" w:hAnsi="Open Sans" w:hint="cs"/>
                <w:b/>
                <w:bCs/>
                <w:color w:val="000000"/>
                <w:sz w:val="24"/>
                <w:szCs w:val="24"/>
                <w:rtl/>
              </w:rPr>
              <w:t>الموضوع ج3</w:t>
            </w:r>
          </w:p>
          <w:p w14:paraId="39518789" w14:textId="02316BD9" w:rsidR="009C4237" w:rsidRPr="00C36605" w:rsidRDefault="00BA3145" w:rsidP="00362441">
            <w:pPr>
              <w:pStyle w:val="ListParagraph"/>
              <w:numPr>
                <w:ilvl w:val="0"/>
                <w:numId w:val="1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التخطيط لقائمة طعام صحية، يجب أن يكون بمقدور الطلاب تصميم قائمة صحية لمجموعة معينة من العملاء تعكس جميع ميزات القائمة الصحية.</w:t>
            </w:r>
          </w:p>
          <w:p w14:paraId="2B9ACD82" w14:textId="69AA0A82" w:rsidR="003F09C1" w:rsidRPr="00AE3C27" w:rsidRDefault="003F09C1" w:rsidP="00362441">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1A2284E0" w14:textId="64DE37A8" w:rsidR="003F09C1" w:rsidRDefault="003F09C1"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قدم عرضًا تقديميًا لمساعدة الطلاب على فهم العوامل التي يحتاجون إلى مراعاتها عند التخطيط لقوائم طعام صحية.</w:t>
            </w:r>
            <w:r>
              <w:rPr>
                <w:rFonts w:ascii="Open Sans" w:hAnsi="Open Sans"/>
                <w:color w:val="000000"/>
                <w:sz w:val="24"/>
                <w:szCs w:val="24"/>
              </w:rPr>
              <w:t xml:space="preserve"> </w:t>
            </w:r>
            <w:r>
              <w:rPr>
                <w:rFonts w:ascii="Open Sans" w:hAnsi="Open Sans" w:hint="cs"/>
                <w:color w:val="000000"/>
                <w:sz w:val="24"/>
                <w:szCs w:val="24"/>
                <w:rtl/>
              </w:rPr>
              <w:t>ناقش ميزات قوائم الطعام الصحية مع الطلاب واطلب منهم اقتراح العوامل التي ينبغي أخذها في الاعتبار.</w:t>
            </w:r>
            <w:r>
              <w:rPr>
                <w:rFonts w:ascii="Open Sans" w:hAnsi="Open Sans"/>
                <w:color w:val="000000"/>
                <w:sz w:val="24"/>
                <w:szCs w:val="24"/>
              </w:rPr>
              <w:t xml:space="preserve"> </w:t>
            </w:r>
            <w:r>
              <w:rPr>
                <w:rFonts w:ascii="Open Sans" w:hAnsi="Open Sans" w:hint="cs"/>
                <w:color w:val="000000"/>
                <w:sz w:val="24"/>
                <w:szCs w:val="24"/>
                <w:rtl/>
              </w:rPr>
              <w:t>استخدم شريحتي الباور بوينت 29 و30 لدعم هذه المناقشة.</w:t>
            </w:r>
          </w:p>
          <w:p w14:paraId="069E0F4D" w14:textId="7A23F3B3" w:rsidR="004A328C" w:rsidRPr="00AE3C27" w:rsidRDefault="009C4237" w:rsidP="00362441">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المهام البحثية/دراسات الحالة</w:t>
            </w:r>
          </w:p>
          <w:p w14:paraId="4921C524" w14:textId="506A8CB2" w:rsidR="004A328C"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21"/>
              <w:rPr>
                <w:rFonts w:ascii="Open Sans" w:hAnsi="Open Sans"/>
                <w:color w:val="000000"/>
                <w:sz w:val="24"/>
                <w:szCs w:val="24"/>
                <w:rtl/>
              </w:rPr>
            </w:pPr>
            <w:r>
              <w:rPr>
                <w:rFonts w:ascii="Open Sans" w:hAnsi="Open Sans" w:hint="cs"/>
                <w:color w:val="000000"/>
                <w:sz w:val="24"/>
                <w:szCs w:val="24"/>
                <w:rtl/>
              </w:rPr>
              <w:t>اعط الطلاب، بعد تقسيمهم إلى مجموعات صغيرة، دراسة حالة تتضمن احتياجات غذائية محددة مختلفة (مثل النظام النباتي والاحتياجات الثقافية المختلفة وتخفيف الدهون) بالإضافة إلى المؤثرات المختلفة على الخيارات الغذائية (مثل تأثير الأقران).</w:t>
            </w:r>
            <w:r>
              <w:rPr>
                <w:rFonts w:ascii="Open Sans" w:hAnsi="Open Sans"/>
                <w:color w:val="000000"/>
                <w:sz w:val="24"/>
                <w:szCs w:val="24"/>
              </w:rPr>
              <w:t xml:space="preserve"> </w:t>
            </w:r>
            <w:r>
              <w:rPr>
                <w:rFonts w:ascii="Open Sans" w:hAnsi="Open Sans" w:hint="cs"/>
                <w:color w:val="000000"/>
                <w:sz w:val="24"/>
                <w:szCs w:val="24"/>
                <w:rtl/>
              </w:rPr>
              <w:t>ويجب عليهم أن يقرروا ما إذا كان لهذا المثال تأثيرًا إيجابيًا أو سلبيًا على النظام الغذائي المختار.</w:t>
            </w:r>
            <w:r>
              <w:rPr>
                <w:rFonts w:ascii="Open Sans" w:hAnsi="Open Sans"/>
                <w:color w:val="000000"/>
                <w:sz w:val="24"/>
                <w:szCs w:val="24"/>
              </w:rPr>
              <w:t xml:space="preserve"> </w:t>
            </w:r>
          </w:p>
          <w:p w14:paraId="4F9168FD" w14:textId="77777777" w:rsidR="0074579C" w:rsidRPr="00A915EE" w:rsidRDefault="0074579C" w:rsidP="00362441">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موضوع المناقشة</w:t>
            </w:r>
          </w:p>
          <w:p w14:paraId="7107CDE7" w14:textId="491DA8A8" w:rsidR="00B908A7" w:rsidRPr="001702CD" w:rsidRDefault="00B908A7"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b/>
                <w:bCs/>
                <w:color w:val="000000"/>
                <w:sz w:val="24"/>
                <w:szCs w:val="24"/>
                <w:rtl/>
              </w:rPr>
            </w:pPr>
            <w:r>
              <w:rPr>
                <w:rFonts w:ascii="Open Sans" w:hAnsi="Open Sans" w:hint="cs"/>
                <w:color w:val="000000"/>
                <w:sz w:val="24"/>
                <w:szCs w:val="24"/>
                <w:rtl/>
              </w:rPr>
              <w:t>يقوم الطلاب بعرض أفكارهم مرة أخرى على بقية الصف لمناقشتها.</w:t>
            </w:r>
          </w:p>
          <w:p w14:paraId="150EF9D9" w14:textId="270AC019" w:rsidR="009C4237" w:rsidRPr="00A915EE" w:rsidRDefault="009C4237"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2CEF7A75" w14:textId="77777777" w:rsidR="004A328C"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يمكن للطلاب، عبر تقسيمهم إلى مجموعات ثنائية، استخدام الإنترنت أو المجلات للحصول على مجموعة متنوعة من قوائم الطعام لمجموعة من العملاء ذوي الاحتياجات الغذائية المختلفة واستخدام إحدى هذه القوائم لشرح كيفية توفير قوائمهم وجبات تلبي المتطلبات والاحتياجات الغذائية للأفراد.</w:t>
            </w:r>
            <w:r>
              <w:rPr>
                <w:rFonts w:ascii="Open Sans" w:hAnsi="Open Sans"/>
                <w:color w:val="000000"/>
                <w:sz w:val="24"/>
                <w:szCs w:val="24"/>
              </w:rPr>
              <w:t xml:space="preserve"> </w:t>
            </w:r>
          </w:p>
          <w:p w14:paraId="0B1CD7E1" w14:textId="1E8CF0CF" w:rsidR="009C4237" w:rsidRPr="00A915EE" w:rsidRDefault="009C4237"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1EB7CDF8" w14:textId="0FF39436" w:rsidR="004A328C"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Pr>
            </w:pPr>
            <w:r>
              <w:rPr>
                <w:rFonts w:ascii="Open Sans" w:hAnsi="Open Sans" w:hint="cs"/>
                <w:color w:val="000000"/>
                <w:sz w:val="24"/>
                <w:szCs w:val="24"/>
                <w:rtl/>
              </w:rPr>
              <w:t>يجب على كل طالب تخطيط قائمة طعام لعميل/حاجة غذائية معينة وتحديد مصادر العناصر الغذائية في القائمة وتعليل مدى ملاءمة القائمة التي اختارها للاحتياجات الغذائية المحددة.</w:t>
            </w:r>
            <w:r>
              <w:rPr>
                <w:rFonts w:ascii="Open Sans" w:hAnsi="Open Sans"/>
                <w:color w:val="000000"/>
                <w:sz w:val="24"/>
                <w:szCs w:val="24"/>
              </w:rPr>
              <w:t xml:space="preserve"> </w:t>
            </w:r>
            <w:r>
              <w:rPr>
                <w:rFonts w:ascii="Open Sans" w:hAnsi="Open Sans" w:hint="cs"/>
                <w:color w:val="000000"/>
                <w:sz w:val="24"/>
                <w:szCs w:val="24"/>
                <w:rtl/>
              </w:rPr>
              <w:t xml:space="preserve">يرد في </w:t>
            </w:r>
            <w:r w:rsidR="00515E3B">
              <w:rPr>
                <w:rFonts w:ascii="Open Sans" w:hAnsi="Open Sans" w:hint="cs"/>
                <w:color w:val="000000"/>
                <w:sz w:val="24"/>
                <w:szCs w:val="24"/>
                <w:rtl/>
              </w:rPr>
              <w:t>كتاب الطالب</w:t>
            </w:r>
            <w:r>
              <w:rPr>
                <w:rFonts w:ascii="Open Sans" w:hAnsi="Open Sans" w:hint="cs"/>
                <w:color w:val="000000"/>
                <w:sz w:val="24"/>
                <w:szCs w:val="24"/>
                <w:rtl/>
              </w:rPr>
              <w:t xml:space="preserve"> نشاط بعنوان "طرق الطهي" و"الأطعمة الموسمية" و"الجلوتين" يمكن استخدامه هنا لدعم تخطيط قوائم الطعام الصحية.</w:t>
            </w:r>
          </w:p>
          <w:p w14:paraId="61B89DC3" w14:textId="77777777" w:rsidR="00B908A7" w:rsidRPr="00A915EE" w:rsidRDefault="00B908A7"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مناقشة الموضوع</w:t>
            </w:r>
          </w:p>
          <w:p w14:paraId="503ECACF" w14:textId="61452E33" w:rsidR="009C4237" w:rsidRDefault="00B908A7"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lastRenderedPageBreak/>
              <w:t>يجب على الطلاب تقديم تعليقات إلى الصف لتوضيح كيفية تلبية قوائمهم لاحتياجات مجموعة العملاء المحددة والصحية.</w:t>
            </w:r>
            <w:r>
              <w:rPr>
                <w:rFonts w:ascii="Open Sans" w:hAnsi="Open Sans"/>
                <w:color w:val="000000"/>
                <w:sz w:val="24"/>
                <w:szCs w:val="24"/>
              </w:rPr>
              <w:t xml:space="preserve"> </w:t>
            </w:r>
            <w:r>
              <w:rPr>
                <w:rFonts w:ascii="Open Sans" w:hAnsi="Open Sans" w:hint="cs"/>
                <w:color w:val="000000"/>
                <w:sz w:val="24"/>
                <w:szCs w:val="24"/>
                <w:rtl/>
              </w:rPr>
              <w:t>يناقش الطلاب قوائم الطعام المختلفة.</w:t>
            </w:r>
            <w:r>
              <w:rPr>
                <w:rFonts w:ascii="Open Sans" w:hAnsi="Open Sans"/>
                <w:color w:val="000000"/>
                <w:sz w:val="24"/>
                <w:szCs w:val="24"/>
              </w:rPr>
              <w:t xml:space="preserve"> </w:t>
            </w:r>
            <w:r>
              <w:rPr>
                <w:rFonts w:ascii="Open Sans" w:hAnsi="Open Sans" w:hint="cs"/>
                <w:color w:val="000000"/>
                <w:sz w:val="24"/>
                <w:szCs w:val="24"/>
                <w:rtl/>
              </w:rPr>
              <w:t>يمكن هنا استخدام شرائح الباور بوينت 32– 33 بعنوان "التخطيط لقائمة طعام صحية" لدعم هذه المناقشة.</w:t>
            </w:r>
          </w:p>
          <w:p w14:paraId="5CBB9D12" w14:textId="24E48017" w:rsidR="008968C0" w:rsidRPr="00A915EE" w:rsidRDefault="008968C0" w:rsidP="00362441">
            <w:pPr>
              <w:pBdr>
                <w:top w:val="nil"/>
                <w:left w:val="nil"/>
                <w:bottom w:val="nil"/>
                <w:right w:val="nil"/>
                <w:between w:val="nil"/>
              </w:pBdr>
              <w:bidi/>
              <w:spacing w:before="60" w:after="60" w:line="360" w:lineRule="auto"/>
              <w:ind w:leftChars="0" w:left="33" w:firstLineChars="0" w:firstLine="0"/>
              <w:rPr>
                <w:rFonts w:ascii="Open Sans" w:hAnsi="Open Sans"/>
                <w:color w:val="000000"/>
                <w:sz w:val="24"/>
                <w:szCs w:val="24"/>
                <w:rtl/>
              </w:rPr>
            </w:pPr>
            <w:r>
              <w:rPr>
                <w:rFonts w:ascii="Open Sans" w:hAnsi="Open Sans" w:hint="cs"/>
                <w:b/>
                <w:bCs/>
                <w:color w:val="000000"/>
                <w:sz w:val="24"/>
                <w:szCs w:val="24"/>
                <w:rtl/>
              </w:rPr>
              <w:t>المهام البحثية/دراسات الحالة</w:t>
            </w:r>
          </w:p>
          <w:p w14:paraId="2A225C92" w14:textId="7644BCEC" w:rsidR="008968C0" w:rsidRPr="00816999" w:rsidRDefault="008968C0"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يمكن هنا استخدام دراسة الحالة "تحسين الوجبات المدرسية" للسماح للطلاب بالنظر إلى الاحتياجات الغذائية للأطفال بعين الاعتبار.</w:t>
            </w:r>
          </w:p>
          <w:p w14:paraId="1FEC888A" w14:textId="614C9264" w:rsidR="009C4237" w:rsidRPr="00816999" w:rsidRDefault="009C4237" w:rsidP="00362441">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التحضير للتقييم التلخيصي</w:t>
            </w:r>
          </w:p>
          <w:p w14:paraId="2E84EE0F" w14:textId="77777777" w:rsidR="0063614F"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التحقق من فهم الطلاب لهدف التعلم.</w:t>
            </w:r>
            <w:r>
              <w:rPr>
                <w:rFonts w:ascii="Open Sans" w:hAnsi="Open Sans"/>
                <w:color w:val="000000"/>
                <w:sz w:val="24"/>
                <w:szCs w:val="24"/>
              </w:rPr>
              <w:t xml:space="preserve"> </w:t>
            </w:r>
            <w:r>
              <w:rPr>
                <w:rFonts w:ascii="Open Sans" w:hAnsi="Open Sans" w:hint="cs"/>
                <w:color w:val="000000"/>
                <w:sz w:val="24"/>
                <w:szCs w:val="24"/>
                <w:rtl/>
              </w:rPr>
              <w:t>لأغراض التقييم، سيتعين على الطلاب التخطيط لقائمة طعام صحية للعميل الذي لديه احتياجات غذائية محددة.</w:t>
            </w:r>
            <w:r>
              <w:rPr>
                <w:rFonts w:ascii="Open Sans" w:hAnsi="Open Sans"/>
                <w:color w:val="000000"/>
                <w:sz w:val="24"/>
                <w:szCs w:val="24"/>
              </w:rPr>
              <w:t xml:space="preserve"> </w:t>
            </w:r>
          </w:p>
          <w:p w14:paraId="555D5FDD" w14:textId="46C7C03D" w:rsidR="004E1D73" w:rsidRPr="00A915EE" w:rsidRDefault="004A328C" w:rsidP="00362441">
            <w:pPr>
              <w:pStyle w:val="ListParagraph"/>
              <w:numPr>
                <w:ilvl w:val="0"/>
                <w:numId w:val="18"/>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يجب على الطلاب تحديد كيفية تلبية قائمتهم لاحتياجات مجموعة من العملاء وتبرير اختيارهم وإثبات أنهم أخذوا في الاعتبار العوامل التي قد تؤثر على نمط الحياة الصحي لمجموعة العملاء التي اختاروها.</w:t>
            </w:r>
            <w:r>
              <w:rPr>
                <w:rFonts w:ascii="Open Sans" w:hAnsi="Open Sans"/>
                <w:color w:val="000000"/>
                <w:sz w:val="24"/>
                <w:szCs w:val="24"/>
              </w:rPr>
              <w:t xml:space="preserve"> </w:t>
            </w:r>
            <w:r>
              <w:rPr>
                <w:rFonts w:ascii="Open Sans" w:hAnsi="Open Sans" w:hint="cs"/>
                <w:color w:val="000000"/>
                <w:sz w:val="24"/>
                <w:szCs w:val="24"/>
                <w:rtl/>
              </w:rPr>
              <w:t>يجب أن يكون بمقدور الطلاب وصف المتطلبات الخاصة التي قد تكون لدى العملاء والتي تتعلق بالنظام الغذائي والطلبات المحتملة المرتبطة بها.</w:t>
            </w:r>
            <w:r>
              <w:rPr>
                <w:rFonts w:ascii="Open Sans" w:hAnsi="Open Sans"/>
                <w:color w:val="000000"/>
                <w:sz w:val="24"/>
                <w:szCs w:val="24"/>
              </w:rPr>
              <w:t xml:space="preserve"> </w:t>
            </w:r>
            <w:r>
              <w:rPr>
                <w:rFonts w:ascii="Open Sans" w:hAnsi="Open Sans" w:hint="cs"/>
                <w:color w:val="000000"/>
                <w:sz w:val="24"/>
                <w:szCs w:val="24"/>
                <w:rtl/>
              </w:rPr>
              <w:t xml:space="preserve">استخدم تقييم الممارسة الوارد في نهاية القسم الخاص بهدف التعلم "ج" في </w:t>
            </w:r>
            <w:r w:rsidR="00515E3B">
              <w:rPr>
                <w:rFonts w:ascii="Open Sans" w:hAnsi="Open Sans" w:hint="cs"/>
                <w:color w:val="000000"/>
                <w:sz w:val="24"/>
                <w:szCs w:val="24"/>
                <w:rtl/>
              </w:rPr>
              <w:t>كتاب الطالب</w:t>
            </w:r>
            <w:r>
              <w:rPr>
                <w:rFonts w:ascii="Open Sans" w:hAnsi="Open Sans" w:hint="cs"/>
                <w:color w:val="000000"/>
                <w:sz w:val="24"/>
                <w:szCs w:val="24"/>
                <w:rtl/>
              </w:rPr>
              <w:t>.</w:t>
            </w:r>
          </w:p>
        </w:tc>
      </w:tr>
    </w:tbl>
    <w:p w14:paraId="7579F65C" w14:textId="416904B3" w:rsidR="004E1D73" w:rsidRPr="00E3787C" w:rsidRDefault="004E1D73" w:rsidP="00362441">
      <w:pPr>
        <w:pStyle w:val="Text"/>
        <w:suppressAutoHyphens w:val="0"/>
        <w:spacing w:line="360" w:lineRule="auto"/>
        <w:ind w:leftChars="0" w:left="0" w:right="282" w:firstLineChars="0" w:firstLine="0"/>
        <w:textAlignment w:val="auto"/>
        <w:outlineLvl w:val="9"/>
        <w:rPr>
          <w:rFonts w:ascii="Open Sans" w:eastAsia="Times New Roman" w:hAnsi="Open Sans" w:cs="Open Sans"/>
          <w:i/>
          <w:position w:val="0"/>
          <w:sz w:val="24"/>
          <w:szCs w:val="24"/>
          <w:lang w:eastAsia="en-GB"/>
        </w:rPr>
      </w:pPr>
    </w:p>
    <w:sectPr w:rsidR="004E1D73" w:rsidRPr="00E3787C" w:rsidSect="000E3E8D">
      <w:headerReference w:type="even" r:id="rId18"/>
      <w:headerReference w:type="default" r:id="rId19"/>
      <w:footerReference w:type="even" r:id="rId20"/>
      <w:footerReference w:type="default" r:id="rId21"/>
      <w:headerReference w:type="first" r:id="rId22"/>
      <w:footerReference w:type="first" r:id="rId23"/>
      <w:pgSz w:w="11907" w:h="16840"/>
      <w:pgMar w:top="1701" w:right="1418" w:bottom="851" w:left="1418" w:header="567" w:footer="523"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6DA12" w14:textId="77777777" w:rsidR="00197262" w:rsidRDefault="00197262">
      <w:pPr>
        <w:spacing w:line="240" w:lineRule="auto"/>
        <w:ind w:left="0" w:hanging="2"/>
      </w:pPr>
      <w:r>
        <w:separator/>
      </w:r>
    </w:p>
  </w:endnote>
  <w:endnote w:type="continuationSeparator" w:id="0">
    <w:p w14:paraId="1E51C562" w14:textId="77777777" w:rsidR="00197262" w:rsidRDefault="0019726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3 المؤهلات في القطاع الرياضي - دليل تقديم الدورة التدريبية</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sz w:val="14"/>
        <w:szCs w:val="14"/>
        <w:rtl/>
      </w:rPr>
    </w:pPr>
    <w:r>
      <w:rPr>
        <w:rFonts w:ascii="Open Sans" w:hAnsi="Open Sans" w:hint="cs"/>
        <w:sz w:val="14"/>
        <w:szCs w:val="14"/>
        <w:rtl/>
      </w:rPr>
      <w:t>عدد 1 - سبتمبر 2020 © بيرسون للتعليم المحدودة 2020</w:t>
    </w:r>
  </w:p>
  <w:p w14:paraId="033C9E92" w14:textId="33582A29" w:rsidR="004E1D73" w:rsidRPr="00965FEA" w:rsidRDefault="00965FEA" w:rsidP="00965FEA">
    <w:pPr>
      <w:pStyle w:val="Footer"/>
      <w:bidi/>
      <w:ind w:left="0" w:hanging="2"/>
      <w:rPr>
        <w:noProof/>
        <w:rtl/>
      </w:rPr>
    </w:pPr>
    <w:r w:rsidRPr="004638CF">
      <w:rPr>
        <w:rFonts w:ascii="Open Sans" w:hAnsi="Open Sans" w:hint="cs"/>
        <w:rtl/>
      </w:rPr>
      <w:fldChar w:fldCharType="begin"/>
    </w:r>
    <w:r>
      <w:rPr>
        <w:rtl/>
      </w:rPr>
      <w:instrText xml:space="preserve"> </w:instrText>
    </w:r>
    <w:r w:rsidRPr="004638CF">
      <w:rPr>
        <w:rFonts w:ascii="Open Sans" w:hAnsi="Open Sans" w:hint="cs"/>
      </w:rPr>
      <w:instrText xml:space="preserve">PAGE   \* MERGEFORMAT </w:instrText>
    </w:r>
    <w:r w:rsidRPr="004638CF">
      <w:rPr>
        <w:rFonts w:ascii="Open Sans" w:hAnsi="Open Sans" w:hint="cs"/>
        <w:rtl/>
      </w:rPr>
      <w:fldChar w:fldCharType="separate"/>
    </w:r>
    <w:r>
      <w:rPr>
        <w:rFonts w:ascii="Open Sans" w:hAnsi="Open Sans" w:hint="cs"/>
        <w:rtl/>
      </w:rPr>
      <w:t>2</w:t>
    </w:r>
    <w:r w:rsidRPr="004638CF">
      <w:rPr>
        <w:rFonts w:ascii="Open Sans" w:hAnsi="Open Sans" w:hint="cs"/>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7FF462B" w14:textId="4A057D2A" w:rsidR="007038D0" w:rsidRPr="007100E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2 المؤهلات في الضيافة - دليل تقديم الدورة التدريبية (الأردن)</w:t>
        </w:r>
      </w:p>
      <w:p w14:paraId="5733BA22" w14:textId="53DAB6E5" w:rsidR="007038D0" w:rsidRPr="007100EC" w:rsidRDefault="0088047C" w:rsidP="007038D0">
        <w:pPr>
          <w:pStyle w:val="Footer"/>
          <w:widowControl w:val="0"/>
          <w:tabs>
            <w:tab w:val="clear" w:pos="4153"/>
            <w:tab w:val="clear" w:pos="8306"/>
            <w:tab w:val="center" w:pos="4513"/>
            <w:tab w:val="right" w:pos="9026"/>
          </w:tabs>
          <w:autoSpaceDE w:val="0"/>
          <w:autoSpaceDN w:val="0"/>
          <w:bidi/>
          <w:spacing w:line="240" w:lineRule="auto"/>
          <w:rPr>
            <w:rFonts w:ascii="Open Sans" w:hAnsi="Open Sans"/>
            <w:sz w:val="14"/>
            <w:szCs w:val="14"/>
            <w:rtl/>
          </w:rPr>
        </w:pPr>
        <w:r>
          <w:rPr>
            <w:rFonts w:ascii="Open Sans" w:hAnsi="Open Sans" w:hint="cs"/>
            <w:sz w:val="14"/>
            <w:szCs w:val="14"/>
            <w:rtl/>
          </w:rPr>
          <w:t>عدد 1 - أكتوبر 2023 © بيرسون للتعليم المحدودة 2023</w:t>
        </w:r>
      </w:p>
      <w:p w14:paraId="46340823" w14:textId="5F7395FE" w:rsidR="004E1D73" w:rsidRPr="007038D0" w:rsidRDefault="007038D0" w:rsidP="007038D0">
        <w:pPr>
          <w:pStyle w:val="Footer"/>
          <w:bidi/>
          <w:ind w:left="0" w:hanging="2"/>
          <w:jc w:val="right"/>
          <w:rPr>
            <w:rFonts w:ascii="Open Sans" w:hAnsi="Open Sans"/>
            <w:noProof/>
            <w:rtl/>
          </w:rPr>
        </w:pPr>
        <w:r w:rsidRPr="006F1DEC">
          <w:rPr>
            <w:rFonts w:ascii="Open Sans" w:hAnsi="Open Sans" w:hint="cs"/>
            <w:rtl/>
          </w:rPr>
          <w:fldChar w:fldCharType="begin"/>
        </w:r>
        <w:r>
          <w:rPr>
            <w:rtl/>
          </w:rPr>
          <w:instrText xml:space="preserve"> </w:instrText>
        </w:r>
        <w:r w:rsidRPr="006F1DEC">
          <w:rPr>
            <w:rFonts w:ascii="Open Sans" w:hAnsi="Open Sans" w:hint="cs"/>
          </w:rPr>
          <w:instrText xml:space="preserve">PAGE   \* MERGEFORMAT </w:instrText>
        </w:r>
        <w:r w:rsidRPr="006F1DEC">
          <w:rPr>
            <w:rFonts w:ascii="Open Sans" w:hAnsi="Open Sans" w:hint="cs"/>
            <w:rtl/>
          </w:rPr>
          <w:fldChar w:fldCharType="separate"/>
        </w:r>
        <w:r>
          <w:rPr>
            <w:rFonts w:ascii="Open Sans" w:hAnsi="Open Sans" w:hint="cs"/>
            <w:rtl/>
          </w:rPr>
          <w:t>1</w:t>
        </w:r>
        <w:r w:rsidRPr="006F1DEC">
          <w:rPr>
            <w:rFonts w:ascii="Open Sans" w:hAnsi="Open Sans" w:hint="cs"/>
            <w:rt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D5A9F" w14:textId="77777777" w:rsidR="000E3E8D" w:rsidRDefault="000E3E8D">
    <w:pPr>
      <w:pStyle w:val="Footer"/>
      <w:ind w:left="0"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950774423"/>
      <w:docPartObj>
        <w:docPartGallery w:val="Page Numbers (Bottom of Page)"/>
        <w:docPartUnique/>
      </w:docPartObj>
    </w:sdtPr>
    <w:sdtEndPr>
      <w:rPr>
        <w:noProof/>
      </w:rPr>
    </w:sdtEndPr>
    <w:sdtContent>
      <w:p w14:paraId="7BF90702" w14:textId="77777777" w:rsidR="000E3E8D" w:rsidRPr="007100EC" w:rsidRDefault="000E3E8D" w:rsidP="000E3E8D">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2 المؤهلات في الضيافة - دليل تقديم الدورة التدريبية (الأردن)</w:t>
        </w:r>
      </w:p>
      <w:p w14:paraId="1B8ED3E3" w14:textId="77777777" w:rsidR="000E3E8D" w:rsidRPr="007100EC" w:rsidRDefault="000E3E8D" w:rsidP="000E3E8D">
        <w:pPr>
          <w:pStyle w:val="Footer"/>
          <w:widowControl w:val="0"/>
          <w:tabs>
            <w:tab w:val="clear" w:pos="4153"/>
            <w:tab w:val="clear" w:pos="8306"/>
            <w:tab w:val="center" w:pos="4513"/>
            <w:tab w:val="right" w:pos="9026"/>
          </w:tabs>
          <w:autoSpaceDE w:val="0"/>
          <w:autoSpaceDN w:val="0"/>
          <w:bidi/>
          <w:spacing w:line="240" w:lineRule="auto"/>
          <w:rPr>
            <w:rFonts w:ascii="Open Sans" w:hAnsi="Open Sans"/>
            <w:sz w:val="14"/>
            <w:szCs w:val="14"/>
            <w:rtl/>
          </w:rPr>
        </w:pPr>
        <w:r>
          <w:rPr>
            <w:rFonts w:ascii="Open Sans" w:hAnsi="Open Sans" w:hint="cs"/>
            <w:sz w:val="14"/>
            <w:szCs w:val="14"/>
            <w:rtl/>
          </w:rPr>
          <w:t>عدد 1 - أكتوبر 2023 © بيرسون للتعليم المحدودة 2023</w:t>
        </w:r>
      </w:p>
      <w:p w14:paraId="7EF4EB50" w14:textId="6C215683" w:rsidR="000E3E8D" w:rsidRPr="000E3E8D" w:rsidRDefault="000E3E8D" w:rsidP="000E3E8D">
        <w:pPr>
          <w:pStyle w:val="Footer"/>
          <w:bidi/>
          <w:ind w:left="0" w:hanging="2"/>
          <w:jc w:val="right"/>
          <w:rPr>
            <w:rFonts w:ascii="Open Sans" w:hAnsi="Open Sans"/>
            <w:noProof/>
          </w:rPr>
        </w:pPr>
        <w:r w:rsidRPr="006F1DEC">
          <w:rPr>
            <w:rFonts w:ascii="Open Sans" w:hAnsi="Open Sans" w:hint="cs"/>
            <w:rtl/>
          </w:rPr>
          <w:fldChar w:fldCharType="begin"/>
        </w:r>
        <w:r>
          <w:rPr>
            <w:rtl/>
          </w:rPr>
          <w:instrText xml:space="preserve"> </w:instrText>
        </w:r>
        <w:r w:rsidRPr="006F1DEC">
          <w:rPr>
            <w:rFonts w:ascii="Open Sans" w:hAnsi="Open Sans" w:hint="cs"/>
          </w:rPr>
          <w:instrText xml:space="preserve">PAGE   \* MERGEFORMAT </w:instrText>
        </w:r>
        <w:r w:rsidRPr="006F1DEC">
          <w:rPr>
            <w:rFonts w:ascii="Open Sans" w:hAnsi="Open Sans" w:hint="cs"/>
            <w:rtl/>
          </w:rPr>
          <w:fldChar w:fldCharType="separate"/>
        </w:r>
        <w:r>
          <w:rPr>
            <w:rFonts w:ascii="Open Sans" w:hAnsi="Open Sans"/>
            <w:rtl/>
          </w:rPr>
          <w:t>4</w:t>
        </w:r>
        <w:r w:rsidRPr="006F1DEC">
          <w:rPr>
            <w:rFonts w:ascii="Open Sans" w:hAnsi="Open Sans" w:hint="cs"/>
            <w:rtl/>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5DA45" w14:textId="77777777" w:rsidR="000E3E8D" w:rsidRDefault="000E3E8D">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41CE7" w14:textId="77777777" w:rsidR="00197262" w:rsidRDefault="00197262">
      <w:pPr>
        <w:spacing w:line="240" w:lineRule="auto"/>
        <w:ind w:left="0" w:hanging="2"/>
      </w:pPr>
      <w:r>
        <w:separator/>
      </w:r>
    </w:p>
  </w:footnote>
  <w:footnote w:type="continuationSeparator" w:id="0">
    <w:p w14:paraId="534166FA" w14:textId="77777777" w:rsidR="00197262" w:rsidRDefault="0019726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bCs/>
        <w:rtl/>
      </w:rPr>
    </w:pPr>
    <w:bookmarkStart w:id="2" w:name="_Hlk39151242"/>
    <w:r>
      <w:rPr>
        <w:rFonts w:ascii="Open Sans" w:hAnsi="Open Sans" w:hint="cs"/>
        <w:rtl/>
      </w:rPr>
      <w:t xml:space="preserve">برنامج </w:t>
    </w:r>
    <w:r>
      <w:rPr>
        <w:rFonts w:ascii="Open Sans" w:hAnsi="Open Sans"/>
      </w:rPr>
      <w:t>BTEC</w:t>
    </w:r>
    <w:r>
      <w:rPr>
        <w:rFonts w:ascii="Open Sans" w:hAnsi="Open Sans" w:hint="cs"/>
        <w:rtl/>
      </w:rPr>
      <w:t xml:space="preserve"> انترناشونال الخاص بقطاع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bCs/>
        <w:rtl/>
      </w:rPr>
    </w:pPr>
    <w:r>
      <w:rPr>
        <w:rFonts w:ascii="Open Sans" w:hAnsi="Open Sans" w:hint="cs"/>
        <w:rtl/>
      </w:rPr>
      <w:t xml:space="preserve">الوحدة </w:t>
    </w:r>
    <w:r>
      <w:rPr>
        <w:rFonts w:ascii="Open Sans" w:hAnsi="Open Sans"/>
      </w:rPr>
      <w:t xml:space="preserve">X:XXXX </w:t>
    </w:r>
  </w:p>
  <w:bookmarkEnd w:i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D0FAE" w14:textId="0F725E33" w:rsidR="004A328C" w:rsidRDefault="000E3E8D" w:rsidP="000E3E8D">
    <w:pPr>
      <w:pStyle w:val="Header"/>
      <w:tabs>
        <w:tab w:val="left" w:pos="5084"/>
      </w:tabs>
      <w:bidi/>
      <w:spacing w:line="240" w:lineRule="auto"/>
      <w:ind w:left="0" w:hanging="2"/>
      <w:jc w:val="right"/>
      <w:rPr>
        <w:rFonts w:ascii="Open Sans" w:hAnsi="Open Sans"/>
        <w:rtl/>
      </w:rPr>
    </w:pPr>
    <w:r>
      <w:rPr>
        <w:noProof/>
        <w:rtl/>
        <w:lang w:eastAsia="ar" w:bidi="ar-MA"/>
      </w:rPr>
      <w:drawing>
        <wp:anchor distT="0" distB="0" distL="114300" distR="114300" simplePos="0" relativeHeight="251678720" behindDoc="1" locked="0" layoutInCell="1" allowOverlap="1" wp14:anchorId="57563454" wp14:editId="66F84CD3">
          <wp:simplePos x="0" y="0"/>
          <wp:positionH relativeFrom="page">
            <wp:posOffset>1776730</wp:posOffset>
          </wp:positionH>
          <wp:positionV relativeFrom="paragraph">
            <wp:posOffset>-351155</wp:posOffset>
          </wp:positionV>
          <wp:extent cx="5760085" cy="6731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0D67A8">
      <w:rPr>
        <w:rFonts w:ascii="Open Sans" w:hAnsi="Open Sans" w:hint="cs"/>
        <w:rtl/>
      </w:rPr>
      <w:t xml:space="preserve">برنامج </w:t>
    </w:r>
    <w:r w:rsidR="000D67A8">
      <w:rPr>
        <w:rFonts w:ascii="Open Sans" w:hAnsi="Open Sans"/>
      </w:rPr>
      <w:t>BTEC</w:t>
    </w:r>
    <w:r w:rsidR="000D67A8">
      <w:rPr>
        <w:rFonts w:ascii="Open Sans" w:hAnsi="Open Sans" w:hint="cs"/>
        <w:rtl/>
      </w:rPr>
      <w:t xml:space="preserve"> انترناشونال الخاص بقطاع الضيافة</w:t>
    </w:r>
  </w:p>
  <w:p w14:paraId="7D1629C8" w14:textId="1883B2E3" w:rsidR="004E1D73" w:rsidRPr="000D67A8" w:rsidRDefault="000D67A8" w:rsidP="000E3E8D">
    <w:pPr>
      <w:pStyle w:val="Header"/>
      <w:tabs>
        <w:tab w:val="left" w:pos="5084"/>
      </w:tabs>
      <w:bidi/>
      <w:spacing w:line="240" w:lineRule="auto"/>
      <w:ind w:left="0" w:hanging="2"/>
      <w:jc w:val="right"/>
      <w:rPr>
        <w:rFonts w:ascii="Open Sans" w:hAnsi="Open Sans"/>
        <w:rtl/>
      </w:rPr>
    </w:pPr>
    <w:r>
      <w:rPr>
        <w:rFonts w:ascii="Open Sans" w:hAnsi="Open Sans" w:hint="cs"/>
        <w:rtl/>
      </w:rPr>
      <w:t>الوحدة 7:</w:t>
    </w:r>
    <w:r>
      <w:rPr>
        <w:rFonts w:ascii="Open Sans" w:hAnsi="Open Sans"/>
      </w:rPr>
      <w:t xml:space="preserve"> </w:t>
    </w:r>
    <w:r>
      <w:rPr>
        <w:rFonts w:ascii="Open Sans" w:hAnsi="Open Sans" w:hint="cs"/>
        <w:rtl/>
      </w:rPr>
      <w:t>أنماط الحياة الصحية والأطعمة وخيارات القائمة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bCs/>
        <w:rtl/>
      </w:rPr>
    </w:pPr>
    <w:r>
      <w:rPr>
        <w:rFonts w:hint="cs"/>
        <w:noProof/>
        <w:rtl/>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9" name="Picture 2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برنامج </w:t>
    </w:r>
    <w:r>
      <w:t>BTEC</w:t>
    </w:r>
    <w:r>
      <w:rPr>
        <w:rFonts w:hint="cs"/>
        <w:rtl/>
      </w:rPr>
      <w:t xml:space="preserve"> انترناشوال في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bCs/>
        <w:rtl/>
      </w:rPr>
    </w:pPr>
    <w:r>
      <w:rPr>
        <w:rFonts w:ascii="Open Sans" w:hAnsi="Open Sans" w:hint="cs"/>
        <w:rtl/>
      </w:rPr>
      <w:t>الوحدة :2</w:t>
    </w:r>
    <w:r>
      <w:rPr>
        <w:rFonts w:ascii="Open Sans" w:hAnsi="Open Sans"/>
      </w:rPr>
      <w:t xml:space="preserve"> </w:t>
    </w:r>
    <w:r>
      <w:rPr>
        <w:rFonts w:ascii="Open Sans" w:hAnsi="Open Sans" w:hint="cs"/>
        <w:rtl/>
      </w:rPr>
      <w:t xml:space="preserve">مبادئ الكيمياء وتطبيقاتها </w:t>
    </w:r>
    <w:r>
      <w:rPr>
        <w:rFonts w:ascii="Open Sans" w:hAnsi="Open Sans"/>
      </w:rPr>
      <w:t>I</w:t>
    </w:r>
  </w:p>
  <w:p w14:paraId="02CFE899" w14:textId="77777777" w:rsidR="004E7A37" w:rsidRDefault="004E7A37" w:rsidP="001B33E7">
    <w:pPr>
      <w:tabs>
        <w:tab w:val="left" w:pos="3556"/>
      </w:tabs>
      <w:ind w:leftChars="0" w:left="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CEB90" w14:textId="77777777" w:rsidR="000E3E8D" w:rsidRDefault="000E3E8D" w:rsidP="000E3E8D">
    <w:pPr>
      <w:pStyle w:val="Header"/>
      <w:tabs>
        <w:tab w:val="left" w:pos="5084"/>
      </w:tabs>
      <w:bidi/>
      <w:spacing w:line="240" w:lineRule="auto"/>
      <w:ind w:left="0" w:hanging="2"/>
      <w:jc w:val="right"/>
      <w:rPr>
        <w:rFonts w:ascii="Open Sans" w:hAnsi="Open Sans"/>
        <w:rtl/>
      </w:rPr>
    </w:pPr>
    <w:r>
      <w:rPr>
        <w:noProof/>
        <w:rtl/>
        <w:lang w:eastAsia="ar" w:bidi="ar-MA"/>
      </w:rPr>
      <w:drawing>
        <wp:anchor distT="0" distB="0" distL="114300" distR="114300" simplePos="0" relativeHeight="251680768" behindDoc="1" locked="0" layoutInCell="1" allowOverlap="1" wp14:anchorId="19C2C063" wp14:editId="5F5B476A">
          <wp:simplePos x="0" y="0"/>
          <wp:positionH relativeFrom="page">
            <wp:posOffset>1776730</wp:posOffset>
          </wp:positionH>
          <wp:positionV relativeFrom="paragraph">
            <wp:posOffset>-351155</wp:posOffset>
          </wp:positionV>
          <wp:extent cx="5760085" cy="6731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Pr>
        <w:rFonts w:ascii="Open Sans" w:hAnsi="Open Sans" w:hint="cs"/>
        <w:rtl/>
      </w:rPr>
      <w:t xml:space="preserve">برنامج </w:t>
    </w:r>
    <w:r>
      <w:rPr>
        <w:rFonts w:ascii="Open Sans" w:hAnsi="Open Sans"/>
      </w:rPr>
      <w:t>BTEC</w:t>
    </w:r>
    <w:r>
      <w:rPr>
        <w:rFonts w:ascii="Open Sans" w:hAnsi="Open Sans" w:hint="cs"/>
        <w:rtl/>
      </w:rPr>
      <w:t xml:space="preserve"> انترناشونال الخاص بقطاع الضيافة</w:t>
    </w:r>
  </w:p>
  <w:p w14:paraId="40B5CE93" w14:textId="77777777" w:rsidR="000E3E8D" w:rsidRPr="000D67A8" w:rsidRDefault="000E3E8D" w:rsidP="000E3E8D">
    <w:pPr>
      <w:pStyle w:val="Header"/>
      <w:tabs>
        <w:tab w:val="left" w:pos="5084"/>
      </w:tabs>
      <w:bidi/>
      <w:spacing w:line="240" w:lineRule="auto"/>
      <w:ind w:left="0" w:hanging="2"/>
      <w:jc w:val="right"/>
      <w:rPr>
        <w:rFonts w:ascii="Open Sans" w:hAnsi="Open Sans"/>
        <w:rtl/>
      </w:rPr>
    </w:pPr>
    <w:r>
      <w:rPr>
        <w:rFonts w:ascii="Open Sans" w:hAnsi="Open Sans" w:hint="cs"/>
        <w:rtl/>
      </w:rPr>
      <w:t>الوحدة 7:</w:t>
    </w:r>
    <w:r>
      <w:rPr>
        <w:rFonts w:ascii="Open Sans" w:hAnsi="Open Sans"/>
      </w:rPr>
      <w:t xml:space="preserve"> </w:t>
    </w:r>
    <w:r>
      <w:rPr>
        <w:rFonts w:ascii="Open Sans" w:hAnsi="Open Sans" w:hint="cs"/>
        <w:rtl/>
      </w:rPr>
      <w:t>أنماط الحياة الصحية والأطعمة وخيارات القائمة</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E9CA" w14:textId="77777777" w:rsidR="000E3E8D" w:rsidRDefault="000E3E8D">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77360C"/>
    <w:multiLevelType w:val="multilevel"/>
    <w:tmpl w:val="314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B3B7C9D"/>
    <w:multiLevelType w:val="hybridMultilevel"/>
    <w:tmpl w:val="BC883C5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3C460737"/>
    <w:multiLevelType w:val="hybridMultilevel"/>
    <w:tmpl w:val="78D4C6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AC5BAF"/>
    <w:multiLevelType w:val="hybridMultilevel"/>
    <w:tmpl w:val="2D42C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F264BD"/>
    <w:multiLevelType w:val="hybridMultilevel"/>
    <w:tmpl w:val="DCFC5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397249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9161C7"/>
    <w:multiLevelType w:val="multilevel"/>
    <w:tmpl w:val="BB9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224756"/>
    <w:multiLevelType w:val="hybridMultilevel"/>
    <w:tmpl w:val="D77AF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795237"/>
    <w:multiLevelType w:val="hybridMultilevel"/>
    <w:tmpl w:val="C212B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8"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7B705A85"/>
    <w:multiLevelType w:val="hybridMultilevel"/>
    <w:tmpl w:val="CC020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E12B67"/>
    <w:multiLevelType w:val="multilevel"/>
    <w:tmpl w:val="8F8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6088073">
    <w:abstractNumId w:val="18"/>
  </w:num>
  <w:num w:numId="2" w16cid:durableId="1894192735">
    <w:abstractNumId w:val="3"/>
  </w:num>
  <w:num w:numId="3" w16cid:durableId="1711606392">
    <w:abstractNumId w:val="13"/>
  </w:num>
  <w:num w:numId="4" w16cid:durableId="1848522545">
    <w:abstractNumId w:val="19"/>
  </w:num>
  <w:num w:numId="5" w16cid:durableId="510611474">
    <w:abstractNumId w:val="1"/>
  </w:num>
  <w:num w:numId="6" w16cid:durableId="241178992">
    <w:abstractNumId w:val="28"/>
  </w:num>
  <w:num w:numId="7" w16cid:durableId="947783467">
    <w:abstractNumId w:val="2"/>
  </w:num>
  <w:num w:numId="8" w16cid:durableId="1197621687">
    <w:abstractNumId w:val="8"/>
  </w:num>
  <w:num w:numId="9" w16cid:durableId="16535632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5303298">
    <w:abstractNumId w:val="31"/>
  </w:num>
  <w:num w:numId="11" w16cid:durableId="519398426">
    <w:abstractNumId w:val="15"/>
  </w:num>
  <w:num w:numId="12" w16cid:durableId="338895835">
    <w:abstractNumId w:val="6"/>
  </w:num>
  <w:num w:numId="13" w16cid:durableId="457727261">
    <w:abstractNumId w:val="14"/>
  </w:num>
  <w:num w:numId="14" w16cid:durableId="1435858500">
    <w:abstractNumId w:val="24"/>
  </w:num>
  <w:num w:numId="15" w16cid:durableId="182673834">
    <w:abstractNumId w:val="5"/>
  </w:num>
  <w:num w:numId="16" w16cid:durableId="256059689">
    <w:abstractNumId w:val="9"/>
  </w:num>
  <w:num w:numId="17" w16cid:durableId="2006275627">
    <w:abstractNumId w:val="21"/>
  </w:num>
  <w:num w:numId="18" w16cid:durableId="969899784">
    <w:abstractNumId w:val="20"/>
  </w:num>
  <w:num w:numId="19" w16cid:durableId="215624232">
    <w:abstractNumId w:val="27"/>
  </w:num>
  <w:num w:numId="20" w16cid:durableId="1942563292">
    <w:abstractNumId w:val="0"/>
  </w:num>
  <w:num w:numId="21" w16cid:durableId="728767190">
    <w:abstractNumId w:val="3"/>
  </w:num>
  <w:num w:numId="22" w16cid:durableId="1776360500">
    <w:abstractNumId w:val="4"/>
  </w:num>
  <w:num w:numId="23" w16cid:durableId="1303197703">
    <w:abstractNumId w:val="10"/>
  </w:num>
  <w:num w:numId="24" w16cid:durableId="786969873">
    <w:abstractNumId w:val="23"/>
  </w:num>
  <w:num w:numId="25" w16cid:durableId="434980251">
    <w:abstractNumId w:val="30"/>
  </w:num>
  <w:num w:numId="26" w16cid:durableId="378283521">
    <w:abstractNumId w:val="22"/>
  </w:num>
  <w:num w:numId="27" w16cid:durableId="27996958">
    <w:abstractNumId w:val="17"/>
  </w:num>
  <w:num w:numId="28" w16cid:durableId="709761820">
    <w:abstractNumId w:val="16"/>
  </w:num>
  <w:num w:numId="29" w16cid:durableId="1792357188">
    <w:abstractNumId w:val="26"/>
  </w:num>
  <w:num w:numId="30" w16cid:durableId="696078788">
    <w:abstractNumId w:val="7"/>
  </w:num>
  <w:num w:numId="31" w16cid:durableId="603224632">
    <w:abstractNumId w:val="12"/>
  </w:num>
  <w:num w:numId="32" w16cid:durableId="817452268">
    <w:abstractNumId w:val="11"/>
  </w:num>
  <w:num w:numId="33" w16cid:durableId="1307467545">
    <w:abstractNumId w:val="29"/>
  </w:num>
  <w:num w:numId="34" w16cid:durableId="4437704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24C53"/>
    <w:rsid w:val="000439B8"/>
    <w:rsid w:val="000467FC"/>
    <w:rsid w:val="00056B59"/>
    <w:rsid w:val="000608F7"/>
    <w:rsid w:val="000A7CC4"/>
    <w:rsid w:val="000C0349"/>
    <w:rsid w:val="000C04F7"/>
    <w:rsid w:val="000C0A50"/>
    <w:rsid w:val="000C3B13"/>
    <w:rsid w:val="000D67A8"/>
    <w:rsid w:val="000E22B0"/>
    <w:rsid w:val="000E3E8D"/>
    <w:rsid w:val="00101365"/>
    <w:rsid w:val="00103053"/>
    <w:rsid w:val="00106128"/>
    <w:rsid w:val="00113DE0"/>
    <w:rsid w:val="00121563"/>
    <w:rsid w:val="00134B43"/>
    <w:rsid w:val="00142B70"/>
    <w:rsid w:val="00151F5E"/>
    <w:rsid w:val="00161F84"/>
    <w:rsid w:val="00167183"/>
    <w:rsid w:val="001728F0"/>
    <w:rsid w:val="00176EFC"/>
    <w:rsid w:val="00185597"/>
    <w:rsid w:val="00195B0A"/>
    <w:rsid w:val="00197262"/>
    <w:rsid w:val="001A6E0E"/>
    <w:rsid w:val="001B33E7"/>
    <w:rsid w:val="001B4564"/>
    <w:rsid w:val="001D1C67"/>
    <w:rsid w:val="001F01FF"/>
    <w:rsid w:val="001F3DC3"/>
    <w:rsid w:val="00205A62"/>
    <w:rsid w:val="00220B8E"/>
    <w:rsid w:val="00236D02"/>
    <w:rsid w:val="00246D04"/>
    <w:rsid w:val="00252B9C"/>
    <w:rsid w:val="00253E33"/>
    <w:rsid w:val="0025604B"/>
    <w:rsid w:val="002624EC"/>
    <w:rsid w:val="00273D17"/>
    <w:rsid w:val="002750A0"/>
    <w:rsid w:val="00294D12"/>
    <w:rsid w:val="002A2063"/>
    <w:rsid w:val="002A512C"/>
    <w:rsid w:val="002F0D27"/>
    <w:rsid w:val="003166B0"/>
    <w:rsid w:val="00316FAD"/>
    <w:rsid w:val="0032019F"/>
    <w:rsid w:val="00334F41"/>
    <w:rsid w:val="00335094"/>
    <w:rsid w:val="00336E10"/>
    <w:rsid w:val="0034247F"/>
    <w:rsid w:val="00362441"/>
    <w:rsid w:val="00366691"/>
    <w:rsid w:val="003822DE"/>
    <w:rsid w:val="0038767D"/>
    <w:rsid w:val="003930DD"/>
    <w:rsid w:val="003A112B"/>
    <w:rsid w:val="003A4E29"/>
    <w:rsid w:val="003B4B9C"/>
    <w:rsid w:val="003C4A46"/>
    <w:rsid w:val="003C4C22"/>
    <w:rsid w:val="003D24A4"/>
    <w:rsid w:val="003D6C84"/>
    <w:rsid w:val="003E3C5F"/>
    <w:rsid w:val="003E446C"/>
    <w:rsid w:val="003E743D"/>
    <w:rsid w:val="003F09C1"/>
    <w:rsid w:val="003F7CFF"/>
    <w:rsid w:val="004233E4"/>
    <w:rsid w:val="004244E9"/>
    <w:rsid w:val="00427C0F"/>
    <w:rsid w:val="00456C81"/>
    <w:rsid w:val="00466D81"/>
    <w:rsid w:val="004754B5"/>
    <w:rsid w:val="004760F6"/>
    <w:rsid w:val="00476B47"/>
    <w:rsid w:val="00494466"/>
    <w:rsid w:val="00497209"/>
    <w:rsid w:val="004A328C"/>
    <w:rsid w:val="004B5969"/>
    <w:rsid w:val="004B7E6E"/>
    <w:rsid w:val="004C101E"/>
    <w:rsid w:val="004E1D73"/>
    <w:rsid w:val="004E4593"/>
    <w:rsid w:val="004E7A37"/>
    <w:rsid w:val="005053F4"/>
    <w:rsid w:val="00511E34"/>
    <w:rsid w:val="00515E3B"/>
    <w:rsid w:val="00537B50"/>
    <w:rsid w:val="00554E1D"/>
    <w:rsid w:val="00556F31"/>
    <w:rsid w:val="00574758"/>
    <w:rsid w:val="00580518"/>
    <w:rsid w:val="00592DF4"/>
    <w:rsid w:val="005B09A2"/>
    <w:rsid w:val="005B4BBA"/>
    <w:rsid w:val="005C09EF"/>
    <w:rsid w:val="005C0A06"/>
    <w:rsid w:val="005C22A2"/>
    <w:rsid w:val="005C7214"/>
    <w:rsid w:val="005E7ED0"/>
    <w:rsid w:val="006071AB"/>
    <w:rsid w:val="00617706"/>
    <w:rsid w:val="00635998"/>
    <w:rsid w:val="0063614F"/>
    <w:rsid w:val="0065091A"/>
    <w:rsid w:val="0066240D"/>
    <w:rsid w:val="0066530A"/>
    <w:rsid w:val="006668F5"/>
    <w:rsid w:val="006718B1"/>
    <w:rsid w:val="00682AFE"/>
    <w:rsid w:val="00682FA0"/>
    <w:rsid w:val="006A1071"/>
    <w:rsid w:val="006A78F3"/>
    <w:rsid w:val="006B4130"/>
    <w:rsid w:val="006C07CA"/>
    <w:rsid w:val="006D3D93"/>
    <w:rsid w:val="006E2D8A"/>
    <w:rsid w:val="006E361F"/>
    <w:rsid w:val="0070169F"/>
    <w:rsid w:val="00701D9E"/>
    <w:rsid w:val="007038D0"/>
    <w:rsid w:val="00706386"/>
    <w:rsid w:val="00716B37"/>
    <w:rsid w:val="00720D01"/>
    <w:rsid w:val="0072592F"/>
    <w:rsid w:val="00726504"/>
    <w:rsid w:val="007407A0"/>
    <w:rsid w:val="0074579C"/>
    <w:rsid w:val="007502DB"/>
    <w:rsid w:val="0075049D"/>
    <w:rsid w:val="0076315C"/>
    <w:rsid w:val="00767368"/>
    <w:rsid w:val="0077716B"/>
    <w:rsid w:val="00780FF2"/>
    <w:rsid w:val="007816E9"/>
    <w:rsid w:val="007840C7"/>
    <w:rsid w:val="00786B51"/>
    <w:rsid w:val="00794C10"/>
    <w:rsid w:val="007B0CCB"/>
    <w:rsid w:val="007B3343"/>
    <w:rsid w:val="007B77A6"/>
    <w:rsid w:val="007D2871"/>
    <w:rsid w:val="007F3DD3"/>
    <w:rsid w:val="00803B46"/>
    <w:rsid w:val="0080791F"/>
    <w:rsid w:val="00813632"/>
    <w:rsid w:val="00816999"/>
    <w:rsid w:val="00840EC3"/>
    <w:rsid w:val="00850C1E"/>
    <w:rsid w:val="00853386"/>
    <w:rsid w:val="0086553C"/>
    <w:rsid w:val="00875F18"/>
    <w:rsid w:val="008774F1"/>
    <w:rsid w:val="0088047C"/>
    <w:rsid w:val="008822BC"/>
    <w:rsid w:val="008968C0"/>
    <w:rsid w:val="008A256C"/>
    <w:rsid w:val="008A29E2"/>
    <w:rsid w:val="008A5CB9"/>
    <w:rsid w:val="008A5FCE"/>
    <w:rsid w:val="008C018B"/>
    <w:rsid w:val="008C71B2"/>
    <w:rsid w:val="008D4ABC"/>
    <w:rsid w:val="008E3CE5"/>
    <w:rsid w:val="008F0FFE"/>
    <w:rsid w:val="008F50CC"/>
    <w:rsid w:val="008F66B4"/>
    <w:rsid w:val="008F6CC6"/>
    <w:rsid w:val="008F6E76"/>
    <w:rsid w:val="009000F2"/>
    <w:rsid w:val="009027C5"/>
    <w:rsid w:val="00905A42"/>
    <w:rsid w:val="00913F4B"/>
    <w:rsid w:val="00915B56"/>
    <w:rsid w:val="009170F6"/>
    <w:rsid w:val="0092485F"/>
    <w:rsid w:val="00925FF2"/>
    <w:rsid w:val="00936BC2"/>
    <w:rsid w:val="00965FEA"/>
    <w:rsid w:val="0097005E"/>
    <w:rsid w:val="00972B0E"/>
    <w:rsid w:val="0098764B"/>
    <w:rsid w:val="00995152"/>
    <w:rsid w:val="00996602"/>
    <w:rsid w:val="009A25C5"/>
    <w:rsid w:val="009C2EF8"/>
    <w:rsid w:val="009C4237"/>
    <w:rsid w:val="009D32CF"/>
    <w:rsid w:val="009E6983"/>
    <w:rsid w:val="009F5925"/>
    <w:rsid w:val="00A029BE"/>
    <w:rsid w:val="00A06FD9"/>
    <w:rsid w:val="00A12725"/>
    <w:rsid w:val="00A23088"/>
    <w:rsid w:val="00A278F9"/>
    <w:rsid w:val="00A57068"/>
    <w:rsid w:val="00A7031F"/>
    <w:rsid w:val="00A72D73"/>
    <w:rsid w:val="00A74F97"/>
    <w:rsid w:val="00A83718"/>
    <w:rsid w:val="00A915EE"/>
    <w:rsid w:val="00AB54ED"/>
    <w:rsid w:val="00AC7156"/>
    <w:rsid w:val="00AD2867"/>
    <w:rsid w:val="00AE0E33"/>
    <w:rsid w:val="00AE3C27"/>
    <w:rsid w:val="00AE72E2"/>
    <w:rsid w:val="00AF08CE"/>
    <w:rsid w:val="00B03A64"/>
    <w:rsid w:val="00B10F50"/>
    <w:rsid w:val="00B16222"/>
    <w:rsid w:val="00B33505"/>
    <w:rsid w:val="00B42724"/>
    <w:rsid w:val="00B63704"/>
    <w:rsid w:val="00B67681"/>
    <w:rsid w:val="00B74163"/>
    <w:rsid w:val="00B750D1"/>
    <w:rsid w:val="00B82ACF"/>
    <w:rsid w:val="00B908A7"/>
    <w:rsid w:val="00B94349"/>
    <w:rsid w:val="00BA3145"/>
    <w:rsid w:val="00BB0479"/>
    <w:rsid w:val="00BC4780"/>
    <w:rsid w:val="00BD1BA7"/>
    <w:rsid w:val="00BD651C"/>
    <w:rsid w:val="00BE2288"/>
    <w:rsid w:val="00BE733C"/>
    <w:rsid w:val="00C028CD"/>
    <w:rsid w:val="00C14B5D"/>
    <w:rsid w:val="00C33CF7"/>
    <w:rsid w:val="00C36605"/>
    <w:rsid w:val="00C610B0"/>
    <w:rsid w:val="00C62493"/>
    <w:rsid w:val="00C767C5"/>
    <w:rsid w:val="00C83507"/>
    <w:rsid w:val="00C8542E"/>
    <w:rsid w:val="00C9246A"/>
    <w:rsid w:val="00C926BB"/>
    <w:rsid w:val="00C92D2E"/>
    <w:rsid w:val="00CA02E5"/>
    <w:rsid w:val="00CA3F05"/>
    <w:rsid w:val="00CC6115"/>
    <w:rsid w:val="00CD57AC"/>
    <w:rsid w:val="00CE25B0"/>
    <w:rsid w:val="00CE62D8"/>
    <w:rsid w:val="00D150BC"/>
    <w:rsid w:val="00D156F5"/>
    <w:rsid w:val="00D15B5F"/>
    <w:rsid w:val="00D1735E"/>
    <w:rsid w:val="00D2615E"/>
    <w:rsid w:val="00D453C5"/>
    <w:rsid w:val="00D53666"/>
    <w:rsid w:val="00D53EAA"/>
    <w:rsid w:val="00D73062"/>
    <w:rsid w:val="00D75099"/>
    <w:rsid w:val="00D90BB6"/>
    <w:rsid w:val="00DA03FC"/>
    <w:rsid w:val="00DB38FE"/>
    <w:rsid w:val="00DE774E"/>
    <w:rsid w:val="00DF6DC0"/>
    <w:rsid w:val="00E1162A"/>
    <w:rsid w:val="00E13507"/>
    <w:rsid w:val="00E27D68"/>
    <w:rsid w:val="00E32A38"/>
    <w:rsid w:val="00E35496"/>
    <w:rsid w:val="00E3787C"/>
    <w:rsid w:val="00E549E0"/>
    <w:rsid w:val="00E578D9"/>
    <w:rsid w:val="00E86F0C"/>
    <w:rsid w:val="00E95E2D"/>
    <w:rsid w:val="00EB464A"/>
    <w:rsid w:val="00EB61F6"/>
    <w:rsid w:val="00ED188F"/>
    <w:rsid w:val="00EE5BDA"/>
    <w:rsid w:val="00EF0036"/>
    <w:rsid w:val="00EF1D39"/>
    <w:rsid w:val="00EF596C"/>
    <w:rsid w:val="00F02450"/>
    <w:rsid w:val="00F2631A"/>
    <w:rsid w:val="00F36A82"/>
    <w:rsid w:val="00F47316"/>
    <w:rsid w:val="00F479C2"/>
    <w:rsid w:val="00F52058"/>
    <w:rsid w:val="00F57AB2"/>
    <w:rsid w:val="00F61F72"/>
    <w:rsid w:val="00F740CE"/>
    <w:rsid w:val="00F8143B"/>
    <w:rsid w:val="00F85579"/>
    <w:rsid w:val="00F95E17"/>
    <w:rsid w:val="00FA1183"/>
    <w:rsid w:val="00FA343E"/>
    <w:rsid w:val="00FA6964"/>
    <w:rsid w:val="00FC00D5"/>
    <w:rsid w:val="00FC04A6"/>
    <w:rsid w:val="00FC22CE"/>
    <w:rsid w:val="00FD528D"/>
    <w:rsid w:val="00FE2612"/>
    <w:rsid w:val="00FE4940"/>
    <w:rsid w:val="00FF048E"/>
    <w:rsid w:val="00FF0A44"/>
    <w:rsid w:val="4E992AE3"/>
    <w:rsid w:val="500B6E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3C5"/>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cs="Arial"/>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position w:val="-1"/>
      <w:szCs w:val="24"/>
      <w:lang w:eastAsia="en-US"/>
    </w:rPr>
  </w:style>
  <w:style w:type="paragraph" w:styleId="CommentText">
    <w:name w:val="annotation text"/>
    <w:basedOn w:val="Normal"/>
    <w:uiPriority w:val="99"/>
  </w:style>
  <w:style w:type="character" w:customStyle="1" w:styleId="CommentTextChar">
    <w:name w:val="Comment Text Char"/>
    <w:rPr>
      <w:rFonts w:ascii="Verdana" w:hAnsi="Verdana" w:cs="Arial"/>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cs="Arial"/>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Arial"/>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cs="Arial"/>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Arial"/>
      </a:majorFont>
      <a:minorFont>
        <a:latin typeface="Cambria"/>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85F5C6F-3494-40EB-B042-C72221AFE5B8}"/>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2714</Words>
  <Characters>15470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33</cp:revision>
  <cp:lastPrinted>2023-11-16T05:51:00Z</cp:lastPrinted>
  <dcterms:created xsi:type="dcterms:W3CDTF">2023-10-03T16:40:00Z</dcterms:created>
  <dcterms:modified xsi:type="dcterms:W3CDTF">2023-11-17T09:14:00Z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